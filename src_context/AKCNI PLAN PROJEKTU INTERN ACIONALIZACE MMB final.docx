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3E22" w14:textId="77777777" w:rsidR="00E6080B" w:rsidRPr="00F53296" w:rsidRDefault="00E6080B">
      <w:pPr>
        <w:pStyle w:val="Nadpis2"/>
        <w:spacing w:line="240" w:lineRule="auto"/>
        <w:jc w:val="center"/>
        <w:rPr>
          <w:rFonts w:ascii="Arial Nova" w:eastAsia="Play" w:hAnsi="Arial Nova" w:cs="Play"/>
          <w:b/>
          <w:color w:val="0B5394"/>
          <w:sz w:val="46"/>
          <w:szCs w:val="46"/>
        </w:rPr>
      </w:pPr>
      <w:bookmarkStart w:id="0" w:name="_heading=h.2l7vsfsej11k" w:colFirst="0" w:colLast="0"/>
      <w:bookmarkEnd w:id="0"/>
    </w:p>
    <w:p w14:paraId="48976CBA" w14:textId="77777777" w:rsidR="00E6080B" w:rsidRPr="00F53296" w:rsidRDefault="00E6080B">
      <w:pPr>
        <w:pStyle w:val="Nadpis2"/>
        <w:spacing w:line="240" w:lineRule="auto"/>
        <w:jc w:val="center"/>
        <w:rPr>
          <w:rFonts w:ascii="Arial Nova" w:eastAsia="Play" w:hAnsi="Arial Nova" w:cs="Play"/>
          <w:b/>
          <w:color w:val="0B5394"/>
          <w:sz w:val="46"/>
          <w:szCs w:val="46"/>
        </w:rPr>
      </w:pPr>
      <w:bookmarkStart w:id="1" w:name="_heading=h.a2kiyerdl5tl" w:colFirst="0" w:colLast="0"/>
      <w:bookmarkEnd w:id="1"/>
    </w:p>
    <w:p w14:paraId="541A6FB8" w14:textId="77777777" w:rsidR="00F53296" w:rsidRPr="00F53296" w:rsidRDefault="00C85367">
      <w:pPr>
        <w:pStyle w:val="Nadpis2"/>
        <w:spacing w:line="240" w:lineRule="auto"/>
        <w:jc w:val="center"/>
        <w:rPr>
          <w:rFonts w:ascii="Arial Nova" w:eastAsia="Play" w:hAnsi="Arial Nova" w:cs="Play"/>
          <w:b/>
          <w:color w:val="0B5394"/>
          <w:sz w:val="46"/>
          <w:szCs w:val="46"/>
        </w:rPr>
      </w:pPr>
      <w:bookmarkStart w:id="2" w:name="_heading=h.owumv4vkbcv1" w:colFirst="0" w:colLast="0"/>
      <w:bookmarkEnd w:id="2"/>
      <w:r w:rsidRPr="00F53296">
        <w:rPr>
          <w:rFonts w:ascii="Arial Nova" w:eastAsia="Play" w:hAnsi="Arial Nova" w:cs="Play"/>
          <w:b/>
          <w:color w:val="0B5394"/>
          <w:sz w:val="46"/>
          <w:szCs w:val="46"/>
        </w:rPr>
        <w:t xml:space="preserve">PROJEKT </w:t>
      </w:r>
    </w:p>
    <w:p w14:paraId="7432F542" w14:textId="6F6D6DCE" w:rsidR="00E6080B" w:rsidRPr="00F53296" w:rsidRDefault="00F53296">
      <w:pPr>
        <w:pStyle w:val="Nadpis2"/>
        <w:spacing w:line="240" w:lineRule="auto"/>
        <w:jc w:val="center"/>
        <w:rPr>
          <w:rFonts w:ascii="Arial Nova" w:eastAsia="Play" w:hAnsi="Arial Nova" w:cs="Play"/>
          <w:b/>
          <w:color w:val="0B5394"/>
          <w:sz w:val="52"/>
          <w:szCs w:val="52"/>
        </w:rPr>
      </w:pPr>
      <w:r>
        <w:rPr>
          <w:rFonts w:ascii="Arial Nova" w:eastAsia="Play" w:hAnsi="Arial Nova" w:cs="Play"/>
          <w:b/>
          <w:color w:val="0B5394"/>
          <w:sz w:val="52"/>
          <w:szCs w:val="52"/>
        </w:rPr>
        <w:t xml:space="preserve">ZVÝŠENÍ </w:t>
      </w:r>
      <w:r w:rsidRPr="00F53296">
        <w:rPr>
          <w:rFonts w:ascii="Arial Nova" w:eastAsia="Play" w:hAnsi="Arial Nova" w:cs="Play"/>
          <w:b/>
          <w:color w:val="0B5394"/>
          <w:sz w:val="52"/>
          <w:szCs w:val="52"/>
        </w:rPr>
        <w:t>INTERNACIONALIZACE MMB</w:t>
      </w:r>
    </w:p>
    <w:p w14:paraId="61F7CF13" w14:textId="77777777" w:rsidR="00E6080B" w:rsidRPr="00F53296" w:rsidRDefault="00E6080B">
      <w:pPr>
        <w:rPr>
          <w:rFonts w:ascii="Arial Nova" w:hAnsi="Arial Nova"/>
          <w:sz w:val="28"/>
          <w:szCs w:val="28"/>
        </w:rPr>
      </w:pPr>
    </w:p>
    <w:p w14:paraId="7ACFED88" w14:textId="77777777" w:rsidR="00E6080B" w:rsidRPr="00F53296" w:rsidRDefault="00E6080B">
      <w:pPr>
        <w:rPr>
          <w:rFonts w:ascii="Arial Nova" w:hAnsi="Arial Nova"/>
        </w:rPr>
      </w:pPr>
    </w:p>
    <w:p w14:paraId="505769F4" w14:textId="77777777" w:rsidR="00F53296" w:rsidRPr="00F53296" w:rsidRDefault="00C85367">
      <w:pPr>
        <w:pStyle w:val="Nadpis2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 Nova" w:eastAsia="Play" w:hAnsi="Arial Nova" w:cs="Play"/>
          <w:b/>
          <w:color w:val="0B5394"/>
          <w:sz w:val="52"/>
          <w:szCs w:val="52"/>
        </w:rPr>
      </w:pPr>
      <w:bookmarkStart w:id="3" w:name="_heading=h.ye0kwt6y3vih" w:colFirst="0" w:colLast="0"/>
      <w:bookmarkEnd w:id="3"/>
      <w:r w:rsidRPr="00F53296">
        <w:rPr>
          <w:rFonts w:ascii="Arial Nova" w:eastAsia="Play" w:hAnsi="Arial Nova" w:cs="Play"/>
          <w:b/>
          <w:color w:val="0B5394"/>
          <w:sz w:val="52"/>
          <w:szCs w:val="52"/>
        </w:rPr>
        <w:t xml:space="preserve">AKČNÍ PLÁN </w:t>
      </w:r>
    </w:p>
    <w:p w14:paraId="15D86E40" w14:textId="271E4C07" w:rsidR="00E6080B" w:rsidRPr="00F53296" w:rsidRDefault="00C85367">
      <w:pPr>
        <w:pStyle w:val="Nadpis2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 Nova" w:eastAsia="Play" w:hAnsi="Arial Nova" w:cs="Play"/>
          <w:b/>
          <w:color w:val="0B5394"/>
          <w:sz w:val="46"/>
          <w:szCs w:val="46"/>
        </w:rPr>
      </w:pPr>
      <w:r w:rsidRPr="00F53296">
        <w:rPr>
          <w:rFonts w:ascii="Arial Nova" w:eastAsia="Play" w:hAnsi="Arial Nova" w:cs="Play"/>
          <w:b/>
          <w:color w:val="0B5394"/>
          <w:sz w:val="46"/>
          <w:szCs w:val="46"/>
        </w:rPr>
        <w:t>pro naplnění vize:</w:t>
      </w:r>
    </w:p>
    <w:p w14:paraId="2B0A39D5" w14:textId="77777777" w:rsidR="00E6080B" w:rsidRPr="00F53296" w:rsidRDefault="00C85367">
      <w:pPr>
        <w:rPr>
          <w:rFonts w:ascii="Arial Nova" w:eastAsia="Aptos" w:hAnsi="Arial Nova" w:cs="Aptos"/>
          <w:color w:val="1C4587"/>
          <w:sz w:val="40"/>
          <w:szCs w:val="40"/>
        </w:rPr>
      </w:pPr>
      <w:r w:rsidRPr="00F53296">
        <w:rPr>
          <w:rFonts w:ascii="Arial Nova" w:eastAsia="Aptos" w:hAnsi="Arial Nova" w:cs="Aptos"/>
          <w:color w:val="1C4587"/>
          <w:sz w:val="40"/>
          <w:szCs w:val="40"/>
        </w:rPr>
        <w:t xml:space="preserve"> </w:t>
      </w:r>
    </w:p>
    <w:p w14:paraId="42597D24" w14:textId="77777777" w:rsidR="00E6080B" w:rsidRPr="00F53296" w:rsidRDefault="00E6080B">
      <w:pPr>
        <w:rPr>
          <w:rFonts w:ascii="Arial Nova" w:eastAsia="Aptos" w:hAnsi="Arial Nova" w:cs="Aptos"/>
          <w:color w:val="1C4587"/>
          <w:sz w:val="40"/>
          <w:szCs w:val="40"/>
        </w:rPr>
      </w:pPr>
    </w:p>
    <w:p w14:paraId="7E22A2F8" w14:textId="77777777" w:rsidR="00E6080B" w:rsidRPr="00F53296" w:rsidRDefault="00C85367">
      <w:pPr>
        <w:spacing w:before="240" w:after="240" w:line="278" w:lineRule="auto"/>
        <w:jc w:val="center"/>
        <w:rPr>
          <w:rFonts w:ascii="Arial Nova" w:eastAsia="Aptos" w:hAnsi="Arial Nova" w:cs="Aptos"/>
          <w:b/>
          <w:color w:val="215E99"/>
          <w:sz w:val="40"/>
          <w:szCs w:val="40"/>
        </w:rPr>
      </w:pPr>
      <w:r w:rsidRPr="00F53296">
        <w:rPr>
          <w:rFonts w:ascii="Arial Nova" w:eastAsia="Aptos" w:hAnsi="Arial Nova" w:cs="Aptos"/>
          <w:b/>
          <w:color w:val="215E99"/>
          <w:sz w:val="40"/>
          <w:szCs w:val="40"/>
        </w:rPr>
        <w:t xml:space="preserve">Brno je první město v České republice, které sebevědomě a napřímo komunikuje s cizinci </w:t>
      </w:r>
    </w:p>
    <w:p w14:paraId="11D2FC95" w14:textId="77777777" w:rsidR="00E6080B" w:rsidRPr="00F53296" w:rsidRDefault="00E6080B">
      <w:pPr>
        <w:spacing w:before="240" w:after="240" w:line="278" w:lineRule="auto"/>
        <w:jc w:val="center"/>
        <w:rPr>
          <w:rFonts w:ascii="Arial Nova" w:eastAsia="Aptos" w:hAnsi="Arial Nova" w:cs="Aptos"/>
          <w:b/>
          <w:color w:val="215E99"/>
          <w:sz w:val="40"/>
          <w:szCs w:val="40"/>
        </w:rPr>
      </w:pPr>
    </w:p>
    <w:p w14:paraId="6630969A" w14:textId="77777777" w:rsidR="00E6080B" w:rsidRPr="00F53296" w:rsidRDefault="00E6080B">
      <w:pPr>
        <w:spacing w:before="240" w:after="240" w:line="278" w:lineRule="auto"/>
        <w:jc w:val="center"/>
        <w:rPr>
          <w:rFonts w:ascii="Arial Nova" w:eastAsia="Aptos" w:hAnsi="Arial Nova" w:cs="Aptos"/>
          <w:b/>
          <w:color w:val="215E99"/>
          <w:sz w:val="40"/>
          <w:szCs w:val="40"/>
        </w:rPr>
      </w:pPr>
    </w:p>
    <w:p w14:paraId="6B64B3DE" w14:textId="77777777" w:rsidR="00E6080B" w:rsidRPr="00F53296" w:rsidRDefault="00E6080B">
      <w:pPr>
        <w:spacing w:before="240" w:after="240" w:line="278" w:lineRule="auto"/>
        <w:jc w:val="center"/>
        <w:rPr>
          <w:rFonts w:ascii="Arial Nova" w:eastAsia="Aptos" w:hAnsi="Arial Nova" w:cs="Aptos"/>
          <w:b/>
          <w:color w:val="215E99"/>
          <w:sz w:val="40"/>
          <w:szCs w:val="40"/>
        </w:rPr>
      </w:pPr>
    </w:p>
    <w:p w14:paraId="11554DA7" w14:textId="77777777" w:rsidR="00E6080B" w:rsidRPr="00F53296" w:rsidRDefault="00E6080B">
      <w:pPr>
        <w:spacing w:before="240" w:after="240" w:line="278" w:lineRule="auto"/>
        <w:jc w:val="center"/>
        <w:rPr>
          <w:rFonts w:ascii="Arial Nova" w:eastAsia="Aptos" w:hAnsi="Arial Nova" w:cs="Aptos"/>
          <w:b/>
          <w:color w:val="215E99"/>
          <w:sz w:val="40"/>
          <w:szCs w:val="40"/>
        </w:rPr>
      </w:pPr>
    </w:p>
    <w:p w14:paraId="1090B8D7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t>OSRS, BEC, červen 2025</w:t>
      </w:r>
      <w:r w:rsidRPr="00F53296">
        <w:rPr>
          <w:rFonts w:ascii="Arial Nova" w:hAnsi="Arial Nova"/>
        </w:rPr>
        <w:br w:type="page"/>
      </w:r>
    </w:p>
    <w:p w14:paraId="1B0FDA49" w14:textId="77777777" w:rsidR="00E6080B" w:rsidRPr="00F53296" w:rsidRDefault="00C85367">
      <w:pPr>
        <w:pStyle w:val="Nadpis3"/>
        <w:jc w:val="both"/>
        <w:rPr>
          <w:rFonts w:ascii="Arial Nova" w:hAnsi="Arial Nova"/>
          <w:b/>
          <w:color w:val="0B5394"/>
          <w:sz w:val="32"/>
          <w:szCs w:val="32"/>
        </w:rPr>
      </w:pPr>
      <w:bookmarkStart w:id="4" w:name="_heading=h.9hnrnckebosd" w:colFirst="0" w:colLast="0"/>
      <w:bookmarkEnd w:id="4"/>
      <w:r w:rsidRPr="00F53296">
        <w:rPr>
          <w:rFonts w:ascii="Arial Nova" w:hAnsi="Arial Nova"/>
          <w:b/>
          <w:color w:val="0B5394"/>
          <w:sz w:val="32"/>
          <w:szCs w:val="32"/>
        </w:rPr>
        <w:lastRenderedPageBreak/>
        <w:t>Úvod</w:t>
      </w:r>
    </w:p>
    <w:p w14:paraId="4A35F59D" w14:textId="77777777" w:rsidR="00E6080B" w:rsidRPr="00F53296" w:rsidRDefault="00E6080B">
      <w:pPr>
        <w:rPr>
          <w:rFonts w:ascii="Arial Nova" w:hAnsi="Arial Nova"/>
        </w:rPr>
      </w:pPr>
    </w:p>
    <w:p w14:paraId="131C72BC" w14:textId="77777777" w:rsidR="00E6080B" w:rsidRPr="00F53296" w:rsidRDefault="00C85367">
      <w:p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Tento Akční plán (dále také AP) navazuje na schválený projekt Zvýšení internacionalizace MMB. </w:t>
      </w:r>
    </w:p>
    <w:p w14:paraId="456A62F3" w14:textId="77777777" w:rsidR="00E6080B" w:rsidRPr="00F53296" w:rsidRDefault="00E6080B">
      <w:pPr>
        <w:jc w:val="both"/>
        <w:rPr>
          <w:rFonts w:ascii="Arial Nova" w:hAnsi="Arial Nova"/>
        </w:rPr>
      </w:pPr>
    </w:p>
    <w:p w14:paraId="1D62D727" w14:textId="77777777" w:rsidR="00E6080B" w:rsidRPr="00F53296" w:rsidRDefault="00C85367">
      <w:p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základě úkolu z porady vedení ze dne </w:t>
      </w:r>
      <w:r w:rsidRPr="00F53296">
        <w:rPr>
          <w:rFonts w:ascii="Arial Nova" w:hAnsi="Arial Nova"/>
          <w:b/>
        </w:rPr>
        <w:t>24.3.2025</w:t>
      </w:r>
      <w:r w:rsidRPr="00F53296">
        <w:rPr>
          <w:rFonts w:ascii="Arial Nova" w:hAnsi="Arial Nova"/>
        </w:rPr>
        <w:t xml:space="preserve"> předkládá Akční plán rozpracovaná opatření a představuje</w:t>
      </w:r>
      <w:r w:rsidRPr="00F53296">
        <w:rPr>
          <w:rFonts w:ascii="Arial Nova" w:hAnsi="Arial Nova"/>
          <w:b/>
        </w:rPr>
        <w:t xml:space="preserve"> konkrétní kroky, odpovědnosti, časový rámec a náklady, </w:t>
      </w:r>
      <w:r w:rsidRPr="00F53296">
        <w:rPr>
          <w:rFonts w:ascii="Arial Nova" w:hAnsi="Arial Nova"/>
        </w:rPr>
        <w:t xml:space="preserve">které zajistí uvedení projektu do praxe. </w:t>
      </w:r>
    </w:p>
    <w:p w14:paraId="73E4A298" w14:textId="77777777" w:rsidR="00E6080B" w:rsidRPr="00F53296" w:rsidRDefault="00C85367">
      <w:p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 </w:t>
      </w:r>
    </w:p>
    <w:p w14:paraId="6EA3DF54" w14:textId="76E11F59" w:rsidR="00E6080B" w:rsidRPr="00F53296" w:rsidRDefault="00C85367" w:rsidP="00F53296">
      <w:pPr>
        <w:numPr>
          <w:ilvl w:val="0"/>
          <w:numId w:val="2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Akční plán, jako </w:t>
      </w:r>
      <w:r w:rsidRPr="00F53296">
        <w:rPr>
          <w:rFonts w:ascii="Arial Nova" w:hAnsi="Arial Nova"/>
          <w:b/>
        </w:rPr>
        <w:t xml:space="preserve">nástroj realizace vize </w:t>
      </w:r>
      <w:r w:rsidRPr="00F53296">
        <w:rPr>
          <w:rFonts w:ascii="Arial Nova" w:eastAsia="Aptos" w:hAnsi="Arial Nova" w:cs="Aptos"/>
          <w:b/>
          <w:color w:val="156082"/>
          <w:sz w:val="24"/>
          <w:szCs w:val="24"/>
        </w:rPr>
        <w:t>“</w:t>
      </w:r>
      <w:r w:rsidRPr="00F53296">
        <w:rPr>
          <w:rFonts w:ascii="Arial Nova" w:eastAsia="Aptos" w:hAnsi="Arial Nova" w:cs="Aptos"/>
          <w:b/>
          <w:color w:val="156082"/>
        </w:rPr>
        <w:t>Brno jako první město v České republice, které efektivně, sebevědomě a napřímo komunikuje s cizinci”</w:t>
      </w:r>
      <w:r w:rsid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převádí strategické cíle do konkrétních opatření.</w:t>
      </w:r>
      <w:r w:rsidRPr="00F53296">
        <w:rPr>
          <w:rFonts w:ascii="Arial Nova" w:hAnsi="Arial Nova"/>
        </w:rPr>
        <w:t xml:space="preserve"> </w:t>
      </w:r>
    </w:p>
    <w:p w14:paraId="1FBB79E0" w14:textId="77777777" w:rsidR="00E6080B" w:rsidRPr="00F53296" w:rsidRDefault="00E6080B">
      <w:pPr>
        <w:jc w:val="both"/>
        <w:rPr>
          <w:rFonts w:ascii="Arial Nova" w:hAnsi="Arial Nova"/>
        </w:rPr>
      </w:pPr>
    </w:p>
    <w:p w14:paraId="763F50A0" w14:textId="4B278A40" w:rsidR="00E6080B" w:rsidRPr="00F53296" w:rsidRDefault="00C85367">
      <w:pPr>
        <w:numPr>
          <w:ilvl w:val="0"/>
          <w:numId w:val="23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Díky jeho realizaci tak bude možné </w:t>
      </w:r>
      <w:r w:rsidRPr="00F53296">
        <w:rPr>
          <w:rFonts w:ascii="Arial Nova" w:hAnsi="Arial Nova"/>
          <w:b/>
          <w:color w:val="156082"/>
        </w:rPr>
        <w:t xml:space="preserve">na Magistrátu města Brna od roku 2027 napřímo komunikovat v </w:t>
      </w:r>
      <w:r w:rsidR="00F53296" w:rsidRPr="00F53296">
        <w:rPr>
          <w:rFonts w:ascii="Arial Nova" w:hAnsi="Arial Nova"/>
          <w:b/>
          <w:color w:val="156082"/>
        </w:rPr>
        <w:t xml:space="preserve">angličtině, </w:t>
      </w:r>
      <w:r w:rsidR="00F53296" w:rsidRPr="00F53296">
        <w:rPr>
          <w:rFonts w:ascii="Arial Nova" w:hAnsi="Arial Nova"/>
          <w:b/>
        </w:rPr>
        <w:t>a</w:t>
      </w:r>
      <w:r w:rsidRPr="00F53296">
        <w:rPr>
          <w:rFonts w:ascii="Arial Nova" w:hAnsi="Arial Nova"/>
        </w:rPr>
        <w:t xml:space="preserve"> to bez nutnosti hledat ad hoc řešení nebo, přizpůsobovat obvyklé postupy. Vznikne </w:t>
      </w:r>
      <w:r w:rsidRPr="00F53296">
        <w:rPr>
          <w:rFonts w:ascii="Arial Nova" w:hAnsi="Arial Nova"/>
          <w:b/>
        </w:rPr>
        <w:t>srozumitelný, předvídatelný a funkční systém</w:t>
      </w:r>
      <w:r w:rsidRPr="00F53296">
        <w:rPr>
          <w:rFonts w:ascii="Arial Nova" w:hAnsi="Arial Nova"/>
        </w:rPr>
        <w:t xml:space="preserve">, který cizincům zajistí plynulé a vstřícné vyřízení jejich záležitostí a díky standardizaci postupů </w:t>
      </w:r>
      <w:r w:rsidRPr="00F53296">
        <w:rPr>
          <w:rFonts w:ascii="Arial Nova" w:hAnsi="Arial Nova"/>
          <w:b/>
        </w:rPr>
        <w:t xml:space="preserve">usnadní práci zaměstnancům. </w:t>
      </w:r>
    </w:p>
    <w:p w14:paraId="76050A8D" w14:textId="77777777" w:rsidR="00E6080B" w:rsidRPr="00F53296" w:rsidRDefault="00E6080B">
      <w:pPr>
        <w:jc w:val="both"/>
        <w:rPr>
          <w:rFonts w:ascii="Arial Nova" w:hAnsi="Arial Nova"/>
        </w:rPr>
      </w:pPr>
    </w:p>
    <w:p w14:paraId="3A72A9F3" w14:textId="77777777" w:rsidR="00E6080B" w:rsidRPr="00F53296" w:rsidRDefault="00C85367">
      <w:pPr>
        <w:numPr>
          <w:ilvl w:val="0"/>
          <w:numId w:val="2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Naplnění této vize a postupné zavádění opatření podle Akčního plánu vytvoří předpoklady pro </w:t>
      </w:r>
      <w:r w:rsidRPr="00F53296">
        <w:rPr>
          <w:rFonts w:ascii="Arial Nova" w:hAnsi="Arial Nova"/>
          <w:b/>
        </w:rPr>
        <w:t xml:space="preserve">dosažení hlavních cílů projektu, </w:t>
      </w:r>
      <w:r w:rsidRPr="00F53296">
        <w:rPr>
          <w:rFonts w:ascii="Arial Nova" w:hAnsi="Arial Nova"/>
        </w:rPr>
        <w:t>tedy přístupné a efektivní veřejné správy, která zjednoduší komunikaci s cizinci, posílí jejich setrvání v Brně a zároveň zvýší atraktivitu města pro zahraniční odborníky, firmy i investory.</w:t>
      </w:r>
    </w:p>
    <w:p w14:paraId="5BEEAA50" w14:textId="77777777" w:rsidR="00E6080B" w:rsidRPr="00F53296" w:rsidRDefault="00E6080B">
      <w:pPr>
        <w:jc w:val="both"/>
        <w:rPr>
          <w:rFonts w:ascii="Arial Nova" w:hAnsi="Arial Nova"/>
        </w:rPr>
      </w:pPr>
    </w:p>
    <w:p w14:paraId="6E08B380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  <w:sz w:val="24"/>
          <w:szCs w:val="24"/>
        </w:rPr>
      </w:pPr>
      <w:bookmarkStart w:id="5" w:name="_heading=h.f6yky6h0dcd9" w:colFirst="0" w:colLast="0"/>
      <w:bookmarkEnd w:id="5"/>
      <w:r w:rsidRPr="00F53296">
        <w:rPr>
          <w:rFonts w:ascii="Arial Nova" w:hAnsi="Arial Nova"/>
          <w:b/>
          <w:color w:val="0B5394"/>
          <w:sz w:val="24"/>
          <w:szCs w:val="24"/>
        </w:rPr>
        <w:t>Cíle projektu Zvýšení internacionalizace MMB</w:t>
      </w:r>
    </w:p>
    <w:p w14:paraId="5EDB19AD" w14:textId="77777777" w:rsidR="00E6080B" w:rsidRPr="00F53296" w:rsidRDefault="00E6080B">
      <w:pPr>
        <w:jc w:val="both"/>
        <w:rPr>
          <w:rFonts w:ascii="Arial Nova" w:hAnsi="Arial Nova"/>
        </w:rPr>
      </w:pPr>
    </w:p>
    <w:p w14:paraId="1674FC82" w14:textId="77777777" w:rsidR="00E6080B" w:rsidRPr="00F53296" w:rsidRDefault="00C85367">
      <w:p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Moderní a přístupná veřejná správa je jedním z klíčových předpokladů pro to, aby se mohl naplno rozvíjet </w:t>
      </w:r>
      <w:r w:rsidRPr="00F53296">
        <w:rPr>
          <w:rFonts w:ascii="Arial Nova" w:hAnsi="Arial Nova"/>
          <w:b/>
        </w:rPr>
        <w:t>inovační ekosystém města</w:t>
      </w:r>
      <w:r w:rsidRPr="00F53296">
        <w:rPr>
          <w:rFonts w:ascii="Arial Nova" w:hAnsi="Arial Nova"/>
        </w:rPr>
        <w:t xml:space="preserve"> – prostředí, v němž se daří podnikatelům, odborníkům, výzkumníkům i mladým talentům.</w:t>
      </w:r>
    </w:p>
    <w:p w14:paraId="2107C7F8" w14:textId="77777777" w:rsidR="00E6080B" w:rsidRPr="00F53296" w:rsidRDefault="00E6080B">
      <w:pPr>
        <w:jc w:val="both"/>
        <w:rPr>
          <w:rFonts w:ascii="Arial Nova" w:hAnsi="Arial Nova"/>
        </w:rPr>
      </w:pPr>
    </w:p>
    <w:p w14:paraId="428F262C" w14:textId="77777777" w:rsidR="00E6080B" w:rsidRPr="00F53296" w:rsidRDefault="00C85367">
      <w:p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</w:rPr>
        <w:t xml:space="preserve">Díky zjednodušení </w:t>
      </w:r>
      <w:r w:rsidRPr="00F53296">
        <w:rPr>
          <w:rFonts w:ascii="Arial Nova" w:hAnsi="Arial Nova"/>
          <w:b/>
        </w:rPr>
        <w:t>přístupu k informacím, překonávání jazykových bariér a rozvoji interkulturních kompetencí</w:t>
      </w:r>
      <w:r w:rsidRPr="00F53296">
        <w:rPr>
          <w:rFonts w:ascii="Arial Nova" w:hAnsi="Arial Nova"/>
        </w:rPr>
        <w:t xml:space="preserve"> zaměstnanců zlepší město podmínky pro život a práci zahraničním talentům, kteří jsou klíčoví pro </w:t>
      </w:r>
      <w:r w:rsidRPr="00F53296">
        <w:rPr>
          <w:rFonts w:ascii="Arial Nova" w:hAnsi="Arial Nova"/>
          <w:b/>
        </w:rPr>
        <w:t xml:space="preserve">růst a konkurenceschopnost regionu. </w:t>
      </w:r>
    </w:p>
    <w:p w14:paraId="08B83EDA" w14:textId="77777777" w:rsidR="00E6080B" w:rsidRPr="00F53296" w:rsidRDefault="00E6080B">
      <w:pPr>
        <w:jc w:val="both"/>
        <w:rPr>
          <w:rFonts w:ascii="Arial Nova" w:hAnsi="Arial Nova"/>
          <w:b/>
        </w:rPr>
      </w:pPr>
    </w:p>
    <w:p w14:paraId="1F4FF502" w14:textId="77777777" w:rsidR="00E6080B" w:rsidRPr="00F53296" w:rsidRDefault="00C85367">
      <w:pPr>
        <w:numPr>
          <w:ilvl w:val="0"/>
          <w:numId w:val="3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 xml:space="preserve">Brno tak posílí svoji roli jako centra otevřené znalostní ekonomiky, </w:t>
      </w:r>
      <w:r w:rsidRPr="00F53296">
        <w:rPr>
          <w:rFonts w:ascii="Arial Nova" w:hAnsi="Arial Nova"/>
        </w:rPr>
        <w:t xml:space="preserve">které dokáže </w:t>
      </w:r>
      <w:r w:rsidRPr="00F53296">
        <w:rPr>
          <w:rFonts w:ascii="Arial Nova" w:hAnsi="Arial Nova"/>
          <w:b/>
        </w:rPr>
        <w:t>uspět v globální soutěži o talenty a je atraktivní v mezinárodním srovnání.</w:t>
      </w:r>
    </w:p>
    <w:p w14:paraId="59770FF6" w14:textId="77777777" w:rsidR="00E6080B" w:rsidRPr="00F53296" w:rsidRDefault="00E6080B">
      <w:pPr>
        <w:jc w:val="both"/>
        <w:rPr>
          <w:rFonts w:ascii="Arial Nova" w:hAnsi="Arial Nova"/>
        </w:rPr>
      </w:pPr>
    </w:p>
    <w:p w14:paraId="47AC4016" w14:textId="77777777" w:rsidR="00E6080B" w:rsidRPr="00F53296" w:rsidRDefault="00C85367">
      <w:pPr>
        <w:numPr>
          <w:ilvl w:val="0"/>
          <w:numId w:val="1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Stejně tak zásadním cílem je, aby realizace projektu (prostřednictvím Akčního plánu) </w:t>
      </w:r>
      <w:r w:rsidRPr="00F53296">
        <w:rPr>
          <w:rFonts w:ascii="Arial Nova" w:hAnsi="Arial Nova"/>
          <w:b/>
        </w:rPr>
        <w:t>usnadnila práci zaměstnancům MMB</w:t>
      </w:r>
      <w:r w:rsidRPr="00F53296">
        <w:rPr>
          <w:rFonts w:ascii="Arial Nova" w:hAnsi="Arial Nova"/>
        </w:rPr>
        <w:t xml:space="preserve"> při jejich komunikaci s anglicky mluvícími cizinci a přispěla tak k</w:t>
      </w:r>
      <w:r w:rsidRPr="00F53296">
        <w:rPr>
          <w:rFonts w:ascii="Arial Nova" w:hAnsi="Arial Nova"/>
          <w:b/>
        </w:rPr>
        <w:t xml:space="preserve"> větší efektivitě, srozumitelnosti a hladkému průběhu každodenní komunikace.</w:t>
      </w:r>
    </w:p>
    <w:p w14:paraId="36235F2A" w14:textId="77777777" w:rsidR="00E6080B" w:rsidRPr="00F53296" w:rsidRDefault="00E6080B">
      <w:pPr>
        <w:jc w:val="both"/>
        <w:rPr>
          <w:rFonts w:ascii="Arial Nova" w:hAnsi="Arial Nova"/>
        </w:rPr>
      </w:pPr>
    </w:p>
    <w:p w14:paraId="06069991" w14:textId="77777777" w:rsidR="00E6080B" w:rsidRPr="00F53296" w:rsidRDefault="00C85367">
      <w:pPr>
        <w:numPr>
          <w:ilvl w:val="0"/>
          <w:numId w:val="25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t xml:space="preserve">Díky realizaci Akčního plánu má tak Brno šanci stát se nejen </w:t>
      </w:r>
      <w:r w:rsidRPr="00F53296">
        <w:rPr>
          <w:rFonts w:ascii="Arial Nova" w:hAnsi="Arial Nova"/>
          <w:b/>
        </w:rPr>
        <w:t>vzorem pro ostatní města,</w:t>
      </w:r>
      <w:r w:rsidRPr="00F53296">
        <w:rPr>
          <w:rFonts w:ascii="Arial Nova" w:hAnsi="Arial Nova"/>
        </w:rPr>
        <w:t xml:space="preserve"> ale i </w:t>
      </w:r>
      <w:r w:rsidRPr="00F53296">
        <w:rPr>
          <w:rFonts w:ascii="Arial Nova" w:hAnsi="Arial Nova"/>
          <w:b/>
        </w:rPr>
        <w:t>silnějším hráčem v mezinárodní konkurenci o talenty a investice.</w:t>
      </w:r>
    </w:p>
    <w:p w14:paraId="463DF1D8" w14:textId="77777777" w:rsidR="00E6080B" w:rsidRPr="00F53296" w:rsidRDefault="00C85367">
      <w:pPr>
        <w:pStyle w:val="Nadpis3"/>
        <w:jc w:val="both"/>
        <w:rPr>
          <w:rFonts w:ascii="Arial Nova" w:hAnsi="Arial Nova"/>
          <w:b/>
          <w:color w:val="0B5394"/>
          <w:sz w:val="32"/>
          <w:szCs w:val="32"/>
        </w:rPr>
      </w:pPr>
      <w:bookmarkStart w:id="6" w:name="_heading=h.n881645qjdue" w:colFirst="0" w:colLast="0"/>
      <w:bookmarkEnd w:id="6"/>
      <w:r w:rsidRPr="00F53296">
        <w:rPr>
          <w:rFonts w:ascii="Arial Nova" w:hAnsi="Arial Nova"/>
          <w:b/>
          <w:color w:val="0B5394"/>
          <w:sz w:val="32"/>
          <w:szCs w:val="32"/>
        </w:rPr>
        <w:t>Shrnutí průběhu příprav Akčního plánu</w:t>
      </w:r>
    </w:p>
    <w:p w14:paraId="5173BEB7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přípravě Akčního plánu se </w:t>
      </w:r>
      <w:r w:rsidRPr="00F53296">
        <w:rPr>
          <w:rFonts w:ascii="Arial Nova" w:hAnsi="Arial Nova"/>
          <w:b/>
        </w:rPr>
        <w:t xml:space="preserve">od dubna do konce května 2025 </w:t>
      </w:r>
      <w:r w:rsidRPr="00F53296">
        <w:rPr>
          <w:rFonts w:ascii="Arial Nova" w:hAnsi="Arial Nova"/>
        </w:rPr>
        <w:t xml:space="preserve">podílela </w:t>
      </w:r>
      <w:r w:rsidRPr="00F53296">
        <w:rPr>
          <w:rFonts w:ascii="Arial Nova" w:hAnsi="Arial Nova"/>
          <w:b/>
        </w:rPr>
        <w:t xml:space="preserve">řada odborů Magistrátu města Brna, Brno </w:t>
      </w:r>
      <w:proofErr w:type="spellStart"/>
      <w:r w:rsidRPr="00F53296">
        <w:rPr>
          <w:rFonts w:ascii="Arial Nova" w:hAnsi="Arial Nova"/>
          <w:b/>
        </w:rPr>
        <w:t>Expat</w:t>
      </w:r>
      <w:proofErr w:type="spellEnd"/>
      <w:r w:rsidRPr="00F53296">
        <w:rPr>
          <w:rFonts w:ascii="Arial Nova" w:hAnsi="Arial Nova"/>
          <w:b/>
        </w:rPr>
        <w:t xml:space="preserve"> Centre a </w:t>
      </w:r>
      <w:r w:rsidRPr="00F53296">
        <w:rPr>
          <w:rFonts w:ascii="Arial Nova" w:hAnsi="Arial Nova"/>
        </w:rPr>
        <w:t xml:space="preserve">konzultováni byli rovněž externisté. </w:t>
      </w:r>
    </w:p>
    <w:p w14:paraId="606844C0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Proběhla celá řada osobních i e-mailových jednání a pracovních schůzek, které pomohly </w:t>
      </w:r>
      <w:r w:rsidRPr="00F53296">
        <w:rPr>
          <w:rFonts w:ascii="Arial Nova" w:hAnsi="Arial Nova"/>
          <w:b/>
        </w:rPr>
        <w:t>definovat konkrétní kroky, harmonogram i potřebné financování pro dosažení cíle</w:t>
      </w:r>
      <w:r w:rsidRPr="00F53296">
        <w:rPr>
          <w:rFonts w:ascii="Arial Nova" w:hAnsi="Arial Nova"/>
        </w:rPr>
        <w:t>.</w:t>
      </w:r>
    </w:p>
    <w:p w14:paraId="1B226486" w14:textId="5203B67D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Výsledkem je Akční plán rozdělený do konkrétních opatření, s rozpisem odpovědností, termínů a odhadovaných nákladů. Tento podrobný AP uvádíme </w:t>
      </w:r>
      <w:r w:rsidR="00F53296">
        <w:rPr>
          <w:rFonts w:ascii="Arial Nova" w:hAnsi="Arial Nova"/>
        </w:rPr>
        <w:t>v kapitole Jednotlivá opatření a realizační kroky.</w:t>
      </w:r>
      <w:r w:rsidRPr="00F53296">
        <w:rPr>
          <w:rFonts w:ascii="Arial Nova" w:hAnsi="Arial Nova"/>
        </w:rPr>
        <w:t xml:space="preserve"> </w:t>
      </w:r>
    </w:p>
    <w:p w14:paraId="11773C4E" w14:textId="77777777" w:rsidR="00E6080B" w:rsidRPr="00F53296" w:rsidRDefault="00C85367">
      <w:p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přípravě AP se podíleli zejména: </w:t>
      </w:r>
    </w:p>
    <w:p w14:paraId="265124B9" w14:textId="77777777" w:rsidR="00E6080B" w:rsidRPr="00F53296" w:rsidRDefault="00E6080B">
      <w:pPr>
        <w:jc w:val="both"/>
        <w:rPr>
          <w:rFonts w:ascii="Arial Nova" w:hAnsi="Arial Nova"/>
        </w:rPr>
      </w:pPr>
    </w:p>
    <w:p w14:paraId="11FAA361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OSRS</w:t>
      </w:r>
      <w:r w:rsidRPr="00F53296">
        <w:rPr>
          <w:rFonts w:ascii="Arial Nova" w:hAnsi="Arial Nova"/>
        </w:rPr>
        <w:t xml:space="preserve"> </w:t>
      </w:r>
    </w:p>
    <w:p w14:paraId="575A6F5E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manažer realizace, koordinace projektu </w:t>
      </w:r>
    </w:p>
    <w:p w14:paraId="436F4CA7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OZV -</w:t>
      </w:r>
      <w:r w:rsidRPr="00F53296">
        <w:rPr>
          <w:rFonts w:ascii="Arial Nova" w:hAnsi="Arial Nova"/>
        </w:rPr>
        <w:t xml:space="preserve"> nositel opatření:</w:t>
      </w:r>
    </w:p>
    <w:p w14:paraId="1FDC84E7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1.1 Srozumitelné a funkční </w:t>
      </w:r>
      <w:r w:rsidRPr="00F53296">
        <w:rPr>
          <w:rFonts w:ascii="Arial Nova" w:hAnsi="Arial Nova"/>
          <w:b/>
        </w:rPr>
        <w:t xml:space="preserve">weby </w:t>
      </w:r>
      <w:r w:rsidRPr="00F53296">
        <w:rPr>
          <w:rFonts w:ascii="Arial Nova" w:hAnsi="Arial Nova"/>
        </w:rPr>
        <w:t xml:space="preserve">města Brna pro cizince </w:t>
      </w:r>
    </w:p>
    <w:p w14:paraId="69E34A69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1.3 </w:t>
      </w:r>
      <w:r w:rsidRPr="00F53296">
        <w:rPr>
          <w:rFonts w:ascii="Arial Nova" w:hAnsi="Arial Nova"/>
          <w:b/>
        </w:rPr>
        <w:t xml:space="preserve">Překlady </w:t>
      </w:r>
      <w:r w:rsidRPr="00F53296">
        <w:rPr>
          <w:rFonts w:ascii="Arial Nova" w:hAnsi="Arial Nova"/>
        </w:rPr>
        <w:t>formulářů do angličtiny</w:t>
      </w:r>
    </w:p>
    <w:p w14:paraId="4FAA9CB3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2.2  </w:t>
      </w:r>
      <w:r w:rsidRPr="00F53296">
        <w:rPr>
          <w:rFonts w:ascii="Arial Nova" w:hAnsi="Arial Nova"/>
          <w:b/>
        </w:rPr>
        <w:t>Tlumočen</w:t>
      </w:r>
      <w:r w:rsidRPr="00F53296">
        <w:rPr>
          <w:rFonts w:ascii="Arial Nova" w:hAnsi="Arial Nova"/>
          <w:b/>
          <w:sz w:val="24"/>
          <w:szCs w:val="24"/>
        </w:rPr>
        <w:t>í</w:t>
      </w:r>
      <w:r w:rsidRPr="00F53296">
        <w:rPr>
          <w:rFonts w:ascii="Arial Nova" w:hAnsi="Arial Nova"/>
          <w:sz w:val="24"/>
          <w:szCs w:val="24"/>
        </w:rPr>
        <w:t xml:space="preserve"> </w:t>
      </w:r>
    </w:p>
    <w:p w14:paraId="5F4A50D9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OSP-</w:t>
      </w:r>
      <w:r w:rsidRPr="00F53296">
        <w:rPr>
          <w:rFonts w:ascii="Arial Nova" w:hAnsi="Arial Nova"/>
        </w:rPr>
        <w:t xml:space="preserve"> nositel opatření:</w:t>
      </w:r>
    </w:p>
    <w:p w14:paraId="410C7C29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2.3  Předávání poznatků ke </w:t>
      </w:r>
      <w:r w:rsidRPr="00F53296">
        <w:rPr>
          <w:rFonts w:ascii="Arial Nova" w:hAnsi="Arial Nova"/>
          <w:b/>
        </w:rPr>
        <w:t>komunikaci s cizinci</w:t>
      </w:r>
    </w:p>
    <w:p w14:paraId="1703F6E1" w14:textId="77777777" w:rsidR="00E6080B" w:rsidRPr="00F53296" w:rsidRDefault="00C8536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3.1. Informování o možnostech</w:t>
      </w:r>
      <w:r w:rsidRPr="00F53296">
        <w:rPr>
          <w:rFonts w:ascii="Arial Nova" w:hAnsi="Arial Nova"/>
          <w:b/>
        </w:rPr>
        <w:t xml:space="preserve"> řešení problémových situací</w:t>
      </w:r>
    </w:p>
    <w:p w14:paraId="0E22E23E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  <w:b/>
          <w:sz w:val="24"/>
          <w:szCs w:val="24"/>
        </w:rPr>
      </w:pPr>
      <w:r w:rsidRPr="00F53296">
        <w:rPr>
          <w:rFonts w:ascii="Arial Nova" w:hAnsi="Arial Nova"/>
          <w:b/>
          <w:sz w:val="24"/>
          <w:szCs w:val="24"/>
        </w:rPr>
        <w:t>PO</w:t>
      </w:r>
      <w:r w:rsidRPr="00F53296">
        <w:rPr>
          <w:rFonts w:ascii="Arial Nova" w:hAnsi="Arial Nova"/>
          <w:b/>
        </w:rPr>
        <w:t>-</w:t>
      </w:r>
      <w:r w:rsidRPr="00F53296">
        <w:rPr>
          <w:rFonts w:ascii="Arial Nova" w:hAnsi="Arial Nova"/>
        </w:rPr>
        <w:t xml:space="preserve"> nositel opatření:</w:t>
      </w:r>
    </w:p>
    <w:p w14:paraId="6B4E2975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2. 1 </w:t>
      </w:r>
      <w:r w:rsidRPr="00F53296">
        <w:rPr>
          <w:rFonts w:ascii="Arial Nova" w:hAnsi="Arial Nova"/>
          <w:b/>
        </w:rPr>
        <w:t xml:space="preserve">Jazyková vybavenost </w:t>
      </w:r>
      <w:r w:rsidRPr="00F53296">
        <w:rPr>
          <w:rFonts w:ascii="Arial Nova" w:hAnsi="Arial Nova"/>
        </w:rPr>
        <w:t>zaměstnanců MMB</w:t>
      </w:r>
    </w:p>
    <w:p w14:paraId="30994B8A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OVV-</w:t>
      </w:r>
      <w:r w:rsidRPr="00F53296">
        <w:rPr>
          <w:rFonts w:ascii="Arial Nova" w:hAnsi="Arial Nova"/>
        </w:rPr>
        <w:t xml:space="preserve"> nositel opatření:</w:t>
      </w:r>
    </w:p>
    <w:p w14:paraId="03F3C57A" w14:textId="77777777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1.2 </w:t>
      </w:r>
      <w:r w:rsidRPr="00F53296">
        <w:rPr>
          <w:rFonts w:ascii="Arial Nova" w:hAnsi="Arial Nova"/>
          <w:b/>
        </w:rPr>
        <w:t xml:space="preserve">Navigace </w:t>
      </w:r>
      <w:r w:rsidRPr="00F53296">
        <w:rPr>
          <w:rFonts w:ascii="Arial Nova" w:hAnsi="Arial Nova"/>
        </w:rPr>
        <w:t>v budovách a venkovní značení</w:t>
      </w:r>
    </w:p>
    <w:p w14:paraId="39EB92B7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 xml:space="preserve">Další odbory MMB </w:t>
      </w:r>
      <w:r w:rsidRPr="00F53296">
        <w:rPr>
          <w:rFonts w:ascii="Arial Nova" w:hAnsi="Arial Nova"/>
        </w:rPr>
        <w:t>(například ORVŘ, OŽP, ŽÚ, KMCR a další)</w:t>
      </w:r>
    </w:p>
    <w:p w14:paraId="1D685591" w14:textId="737CBC3D" w:rsidR="00E6080B" w:rsidRPr="00F53296" w:rsidRDefault="00C85367">
      <w:pPr>
        <w:numPr>
          <w:ilvl w:val="1"/>
          <w:numId w:val="1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především konzultace jejich zkušeností s dosavadní prací s cizinci</w:t>
      </w:r>
    </w:p>
    <w:p w14:paraId="46A76268" w14:textId="77777777" w:rsidR="00E6080B" w:rsidRPr="00F53296" w:rsidRDefault="00C85367">
      <w:pPr>
        <w:numPr>
          <w:ilvl w:val="0"/>
          <w:numId w:val="14"/>
        </w:num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 xml:space="preserve">Brno </w:t>
      </w:r>
      <w:proofErr w:type="spellStart"/>
      <w:r w:rsidRPr="00F53296">
        <w:rPr>
          <w:rFonts w:ascii="Arial Nova" w:hAnsi="Arial Nova"/>
          <w:b/>
        </w:rPr>
        <w:t>Expat</w:t>
      </w:r>
      <w:proofErr w:type="spellEnd"/>
      <w:r w:rsidRPr="00F53296">
        <w:rPr>
          <w:rFonts w:ascii="Arial Nova" w:hAnsi="Arial Nova"/>
          <w:b/>
        </w:rPr>
        <w:t xml:space="preserve"> Centre</w:t>
      </w:r>
    </w:p>
    <w:p w14:paraId="1E771B9B" w14:textId="77777777" w:rsidR="00E6080B" w:rsidRPr="00F53296" w:rsidRDefault="00C85367">
      <w:pPr>
        <w:numPr>
          <w:ilvl w:val="1"/>
          <w:numId w:val="14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analýza potřeb anglicky mluvících klientů, doporučení, testování, úzká spolupráce na všech aktivitách po celou dobu přípravy.</w:t>
      </w:r>
    </w:p>
    <w:p w14:paraId="5A6ACB65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  <w:sz w:val="24"/>
          <w:szCs w:val="24"/>
        </w:rPr>
      </w:pPr>
      <w:bookmarkStart w:id="7" w:name="_heading=h.qy18v8l7a883" w:colFirst="0" w:colLast="0"/>
      <w:bookmarkEnd w:id="7"/>
      <w:r w:rsidRPr="00F53296">
        <w:rPr>
          <w:rFonts w:ascii="Arial Nova" w:hAnsi="Arial Nova"/>
          <w:b/>
          <w:color w:val="0B5394"/>
          <w:sz w:val="24"/>
          <w:szCs w:val="24"/>
        </w:rPr>
        <w:t>Přehled opatření a odpovědností</w:t>
      </w: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5970"/>
        <w:gridCol w:w="1110"/>
      </w:tblGrid>
      <w:tr w:rsidR="00E6080B" w:rsidRPr="00F53296" w14:paraId="74534DD7" w14:textId="77777777">
        <w:trPr>
          <w:trHeight w:val="300"/>
        </w:trPr>
        <w:tc>
          <w:tcPr>
            <w:tcW w:w="1950" w:type="dxa"/>
            <w:vMerge w:val="restart"/>
            <w:tcBorders>
              <w:top w:val="single" w:sz="12" w:space="0" w:color="156082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9C379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 xml:space="preserve">Pasivní porozumění: </w:t>
            </w:r>
          </w:p>
          <w:p w14:paraId="679CD45E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1. Orientace</w:t>
            </w:r>
          </w:p>
        </w:tc>
        <w:tc>
          <w:tcPr>
            <w:tcW w:w="5970" w:type="dxa"/>
            <w:tcBorders>
              <w:top w:val="single" w:sz="12" w:space="0" w:color="156082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C0B12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1.1 Srozumitelné a funkční weby města Brna pro cizince</w:t>
            </w:r>
          </w:p>
        </w:tc>
        <w:tc>
          <w:tcPr>
            <w:tcW w:w="1110" w:type="dxa"/>
            <w:tcBorders>
              <w:top w:val="single" w:sz="12" w:space="0" w:color="156082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15AC0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OZV</w:t>
            </w:r>
          </w:p>
        </w:tc>
      </w:tr>
      <w:tr w:rsidR="00E6080B" w:rsidRPr="00F53296" w14:paraId="79239BAC" w14:textId="77777777">
        <w:trPr>
          <w:trHeight w:val="300"/>
        </w:trPr>
        <w:tc>
          <w:tcPr>
            <w:tcW w:w="1950" w:type="dxa"/>
            <w:vMerge/>
            <w:tcBorders>
              <w:top w:val="single" w:sz="12" w:space="0" w:color="156082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E25FF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468E5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1.2 Navigace v budovách a venkovní značení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92169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OVV</w:t>
            </w:r>
          </w:p>
        </w:tc>
      </w:tr>
      <w:tr w:rsidR="00E6080B" w:rsidRPr="00F53296" w14:paraId="31711D05" w14:textId="77777777">
        <w:trPr>
          <w:trHeight w:val="300"/>
        </w:trPr>
        <w:tc>
          <w:tcPr>
            <w:tcW w:w="1950" w:type="dxa"/>
            <w:vMerge/>
            <w:tcBorders>
              <w:top w:val="single" w:sz="12" w:space="0" w:color="156082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81037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2FC33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1.3 Překlady formulářů do angličtiny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211C8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OZV</w:t>
            </w:r>
          </w:p>
        </w:tc>
      </w:tr>
      <w:tr w:rsidR="00E6080B" w:rsidRPr="00F53296" w14:paraId="79EF9215" w14:textId="77777777">
        <w:trPr>
          <w:trHeight w:val="300"/>
        </w:trPr>
        <w:tc>
          <w:tcPr>
            <w:tcW w:w="1950" w:type="dxa"/>
            <w:vMerge w:val="restart"/>
            <w:tcBorders>
              <w:top w:val="nil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309EE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Vyřízení úkonů:</w:t>
            </w:r>
          </w:p>
          <w:p w14:paraId="6750C361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lastRenderedPageBreak/>
              <w:t xml:space="preserve"> 2. Komunikace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44ADD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lastRenderedPageBreak/>
              <w:t>2.1 Jazyková vybavenost zaměstnanců MMB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8C5F8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PO</w:t>
            </w:r>
          </w:p>
        </w:tc>
      </w:tr>
      <w:tr w:rsidR="00E6080B" w:rsidRPr="00F53296" w14:paraId="135BF6AC" w14:textId="77777777">
        <w:trPr>
          <w:trHeight w:val="300"/>
        </w:trPr>
        <w:tc>
          <w:tcPr>
            <w:tcW w:w="1950" w:type="dxa"/>
            <w:vMerge/>
            <w:tcBorders>
              <w:top w:val="nil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42B68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237AE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2.2 Tlumočení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EF4A3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OZV</w:t>
            </w:r>
          </w:p>
        </w:tc>
      </w:tr>
      <w:tr w:rsidR="00E6080B" w:rsidRPr="00F53296" w14:paraId="26143D53" w14:textId="77777777">
        <w:trPr>
          <w:trHeight w:val="300"/>
        </w:trPr>
        <w:tc>
          <w:tcPr>
            <w:tcW w:w="1950" w:type="dxa"/>
            <w:vMerge/>
            <w:tcBorders>
              <w:top w:val="nil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2D5B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D8DEB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2.3 Předávání poznatků ke komunikaci s cizinci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A524D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OSP</w:t>
            </w:r>
          </w:p>
        </w:tc>
      </w:tr>
      <w:tr w:rsidR="00E6080B" w:rsidRPr="00F53296" w14:paraId="534A8AE4" w14:textId="77777777">
        <w:tc>
          <w:tcPr>
            <w:tcW w:w="1950" w:type="dxa"/>
            <w:tcBorders>
              <w:top w:val="nil"/>
              <w:left w:val="single" w:sz="12" w:space="0" w:color="156082"/>
              <w:bottom w:val="single" w:sz="12" w:space="0" w:color="156082"/>
              <w:right w:val="single" w:sz="12" w:space="0" w:color="156082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15B76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3. Podpora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EB48F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3.1 Informování o možnostech řešení problémových situací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156082"/>
              <w:right w:val="single" w:sz="12" w:space="0" w:color="156082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17AA4" w14:textId="77777777" w:rsidR="00E6080B" w:rsidRPr="00F53296" w:rsidRDefault="00C85367">
            <w:pPr>
              <w:spacing w:before="2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OSP</w:t>
            </w:r>
          </w:p>
        </w:tc>
      </w:tr>
    </w:tbl>
    <w:p w14:paraId="6DBF3833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  <w:sz w:val="32"/>
          <w:szCs w:val="32"/>
        </w:rPr>
      </w:pPr>
      <w:bookmarkStart w:id="8" w:name="_heading=h.4gwa1inyh8l" w:colFirst="0" w:colLast="0"/>
      <w:bookmarkEnd w:id="8"/>
      <w:r w:rsidRPr="00F53296">
        <w:rPr>
          <w:rFonts w:ascii="Arial Nova" w:hAnsi="Arial Nova"/>
          <w:b/>
          <w:color w:val="0B5394"/>
          <w:sz w:val="32"/>
          <w:szCs w:val="32"/>
        </w:rPr>
        <w:t>Harmonogram</w:t>
      </w:r>
    </w:p>
    <w:p w14:paraId="5BDBE188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Časový plán se </w:t>
      </w:r>
      <w:r w:rsidRPr="00F53296">
        <w:rPr>
          <w:rFonts w:ascii="Arial Nova" w:hAnsi="Arial Nova"/>
          <w:b/>
        </w:rPr>
        <w:t>liší podle jednotlivých aktivit</w:t>
      </w:r>
      <w:r w:rsidRPr="00F53296">
        <w:rPr>
          <w:rFonts w:ascii="Arial Nova" w:hAnsi="Arial Nova"/>
        </w:rPr>
        <w:t xml:space="preserve">, přičemž některé fáze jsou podmíněny schválením financování. </w:t>
      </w:r>
    </w:p>
    <w:p w14:paraId="1D67F28E" w14:textId="77777777" w:rsidR="00E6080B" w:rsidRPr="00F53296" w:rsidRDefault="00C85367">
      <w:pPr>
        <w:numPr>
          <w:ilvl w:val="0"/>
          <w:numId w:val="21"/>
        </w:numPr>
        <w:spacing w:before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Rámcově byl harmonogram</w:t>
      </w:r>
      <w:r w:rsidRPr="00F53296">
        <w:rPr>
          <w:rFonts w:ascii="Arial Nova" w:hAnsi="Arial Nova"/>
          <w:b/>
        </w:rPr>
        <w:t xml:space="preserve"> nastaven od jara 2025, přičemž řada kroků již byla zahájena nebo probíhá </w:t>
      </w:r>
      <w:r w:rsidRPr="00F53296">
        <w:rPr>
          <w:rFonts w:ascii="Arial Nova" w:hAnsi="Arial Nova"/>
        </w:rPr>
        <w:t>(jde o aktivity bez nároku na zvyšování rozpočtu)</w:t>
      </w:r>
      <w:r w:rsidRPr="00F53296">
        <w:rPr>
          <w:rFonts w:ascii="Arial Nova" w:hAnsi="Arial Nova"/>
          <w:b/>
        </w:rPr>
        <w:t>.</w:t>
      </w:r>
    </w:p>
    <w:p w14:paraId="37D0E463" w14:textId="40D52D27" w:rsidR="00E6080B" w:rsidRPr="00F53296" w:rsidRDefault="00C85367">
      <w:pPr>
        <w:numPr>
          <w:ilvl w:val="0"/>
          <w:numId w:val="21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 xml:space="preserve">Dokončení většiny opatření je plánováno do </w:t>
      </w:r>
      <w:r w:rsidR="00F53296" w:rsidRPr="00F53296">
        <w:rPr>
          <w:rFonts w:ascii="Arial Nova" w:hAnsi="Arial Nova"/>
          <w:b/>
        </w:rPr>
        <w:t>roku 2027.</w:t>
      </w:r>
      <w:r w:rsidRPr="00F53296">
        <w:rPr>
          <w:rFonts w:ascii="Arial Nova" w:hAnsi="Arial Nova"/>
        </w:rPr>
        <w:t xml:space="preserve"> </w:t>
      </w:r>
    </w:p>
    <w:p w14:paraId="63D689A5" w14:textId="77777777" w:rsidR="00E6080B" w:rsidRPr="00F53296" w:rsidRDefault="00C85367">
      <w:pPr>
        <w:numPr>
          <w:ilvl w:val="0"/>
          <w:numId w:val="26"/>
        </w:num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I po tomto datu by však měly aktivity plynule pokračovat v již nastaveném systému s cílem </w:t>
      </w:r>
      <w:r w:rsidRPr="00F53296">
        <w:rPr>
          <w:rFonts w:ascii="Arial Nova" w:hAnsi="Arial Nova"/>
          <w:b/>
        </w:rPr>
        <w:t xml:space="preserve">dlouhodobě podporovat přívětivé a funkční prostředí pro komunikaci v angličtině </w:t>
      </w:r>
      <w:r w:rsidRPr="00F53296">
        <w:rPr>
          <w:rFonts w:ascii="Arial Nova" w:hAnsi="Arial Nova"/>
        </w:rPr>
        <w:t>na MMB.</w:t>
      </w:r>
    </w:p>
    <w:p w14:paraId="386B7D6C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  <w:sz w:val="32"/>
          <w:szCs w:val="32"/>
        </w:rPr>
      </w:pPr>
      <w:bookmarkStart w:id="9" w:name="_heading=h.b6ehlpj4r2qp" w:colFirst="0" w:colLast="0"/>
      <w:bookmarkEnd w:id="9"/>
      <w:r w:rsidRPr="00F53296">
        <w:rPr>
          <w:rFonts w:ascii="Arial Nova" w:hAnsi="Arial Nova"/>
          <w:b/>
          <w:color w:val="0B5394"/>
          <w:sz w:val="32"/>
          <w:szCs w:val="32"/>
        </w:rPr>
        <w:t>Rozpočet</w:t>
      </w:r>
    </w:p>
    <w:p w14:paraId="0EB76317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Finanční náročnost se </w:t>
      </w:r>
      <w:r w:rsidRPr="00F53296">
        <w:rPr>
          <w:rFonts w:ascii="Arial Nova" w:hAnsi="Arial Nova"/>
          <w:b/>
        </w:rPr>
        <w:t>liší podle jednotlivých aktivit</w:t>
      </w:r>
      <w:r w:rsidRPr="00F53296">
        <w:rPr>
          <w:rFonts w:ascii="Arial Nova" w:hAnsi="Arial Nova"/>
        </w:rPr>
        <w:t xml:space="preserve">. Řada kroků je navržena tak, aby mohla být realizována bez nutnosti navyšování rozpočtu s využitím stávajících kapacit a interních zdrojů MMB. </w:t>
      </w:r>
    </w:p>
    <w:p w14:paraId="2C612E71" w14:textId="15332E03" w:rsidR="00E6080B" w:rsidRPr="00F53296" w:rsidRDefault="00C85367">
      <w:p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</w:rPr>
        <w:t xml:space="preserve">U opatření, která vyžadují dočasné navýšení financování (např. odborné jazykové vzdělávání nebo tlumočení), jsou u jednotlivých aktivit uvedeny </w:t>
      </w:r>
      <w:r w:rsidR="00F53296" w:rsidRPr="00F53296">
        <w:rPr>
          <w:rFonts w:ascii="Arial Nova" w:hAnsi="Arial Nova"/>
        </w:rPr>
        <w:t>náklady – stanoveny</w:t>
      </w:r>
      <w:r w:rsidRPr="00F53296">
        <w:rPr>
          <w:rFonts w:ascii="Arial Nova" w:hAnsi="Arial Nova"/>
        </w:rPr>
        <w:t xml:space="preserve"> byly </w:t>
      </w:r>
      <w:r w:rsidRPr="00F53296">
        <w:rPr>
          <w:rFonts w:ascii="Arial Nova" w:hAnsi="Arial Nova"/>
          <w:b/>
        </w:rPr>
        <w:t>přesně nebo kvalifikovaným odhadem na základě dosavadních nákladů, zkušeností a předpokladu budoucích potřeb.</w:t>
      </w:r>
    </w:p>
    <w:p w14:paraId="273F6AA9" w14:textId="77777777" w:rsidR="00E6080B" w:rsidRPr="00F53296" w:rsidRDefault="00C85367">
      <w:p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</w:rPr>
        <w:t xml:space="preserve">Zajištění financování pro opatření, které to vyžadují, umožní městu </w:t>
      </w:r>
      <w:r w:rsidRPr="00F53296">
        <w:rPr>
          <w:rFonts w:ascii="Arial Nova" w:hAnsi="Arial Nova"/>
          <w:b/>
        </w:rPr>
        <w:t xml:space="preserve">posunout se blíže k dosažení vize a naplnění cílů projektu, </w:t>
      </w:r>
      <w:r w:rsidRPr="00F53296">
        <w:rPr>
          <w:rFonts w:ascii="Arial Nova" w:hAnsi="Arial Nova"/>
        </w:rPr>
        <w:t xml:space="preserve">tedy otevřeného a přívětivého úřadu, který efektivně komunikuje se všemi obyvateli – včetně těch zahraničních – a zároveň </w:t>
      </w:r>
      <w:r w:rsidRPr="00F53296">
        <w:rPr>
          <w:rFonts w:ascii="Arial Nova" w:hAnsi="Arial Nova"/>
          <w:b/>
        </w:rPr>
        <w:t>zefektivní každodenní práci úředníků.</w:t>
      </w:r>
    </w:p>
    <w:p w14:paraId="46EBA56B" w14:textId="77777777" w:rsidR="00E6080B" w:rsidRPr="00F53296" w:rsidRDefault="00C85367">
      <w:pPr>
        <w:numPr>
          <w:ilvl w:val="0"/>
          <w:numId w:val="9"/>
        </w:numPr>
        <w:spacing w:before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Celkový odhadovaný objem nákladů: maximálně cca </w:t>
      </w:r>
      <w:r w:rsidRPr="00F53296">
        <w:rPr>
          <w:rFonts w:ascii="Arial Nova" w:hAnsi="Arial Nova"/>
          <w:b/>
        </w:rPr>
        <w:t>2,4 mil. Kč v období do ledna 2027.</w:t>
      </w:r>
    </w:p>
    <w:p w14:paraId="5935D369" w14:textId="77777777" w:rsidR="00E6080B" w:rsidRPr="00F53296" w:rsidRDefault="00C85367">
      <w:pPr>
        <w:numPr>
          <w:ilvl w:val="0"/>
          <w:numId w:val="9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Aktivity, které nevyžadují navýšení rozpočtu, byly již během přípravy Akčního plánu zahájeny, případně navazují na dříve plánované kroky v rámci jednotlivých odborů. </w:t>
      </w:r>
    </w:p>
    <w:p w14:paraId="23E04AC5" w14:textId="77777777" w:rsidR="00F53296" w:rsidRDefault="00C85367">
      <w:pPr>
        <w:numPr>
          <w:ilvl w:val="0"/>
          <w:numId w:val="9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U každé aktivity jsou náklady uvedeny podrobněji.</w:t>
      </w:r>
    </w:p>
    <w:p w14:paraId="00FC3F4F" w14:textId="6778E46E" w:rsidR="00E6080B" w:rsidRPr="00F53296" w:rsidRDefault="00C85367" w:rsidP="00F53296">
      <w:pPr>
        <w:ind w:left="72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br/>
      </w:r>
    </w:p>
    <w:p w14:paraId="68157D35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</w:rPr>
      </w:pPr>
      <w:bookmarkStart w:id="10" w:name="_heading=h.qw9tpy3grgw1" w:colFirst="0" w:colLast="0"/>
      <w:bookmarkEnd w:id="10"/>
      <w:r w:rsidRPr="00F53296">
        <w:rPr>
          <w:rFonts w:ascii="Arial Nova" w:hAnsi="Arial Nova"/>
          <w:b/>
          <w:color w:val="0B5394"/>
        </w:rPr>
        <w:lastRenderedPageBreak/>
        <w:t>Následná implementace</w:t>
      </w:r>
    </w:p>
    <w:p w14:paraId="1B714D59" w14:textId="77777777" w:rsidR="00E6080B" w:rsidRPr="00F53296" w:rsidRDefault="00C85367">
      <w:p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</w:rPr>
        <w:t xml:space="preserve">Pro úspěšnou realizaci Akčního plánu doporučujeme využít model řízení, který byl navržen v rámci projektu, a který se osvědčil během příprav tohoto plánu. </w:t>
      </w:r>
      <w:r w:rsidRPr="00F53296">
        <w:rPr>
          <w:rFonts w:ascii="Arial Nova" w:hAnsi="Arial Nova"/>
          <w:b/>
        </w:rPr>
        <w:t>Strukturovaný přístup s jasně vymezenými rolemi</w:t>
      </w:r>
      <w:r w:rsidRPr="00F53296">
        <w:rPr>
          <w:rFonts w:ascii="Arial Nova" w:hAnsi="Arial Nova"/>
        </w:rPr>
        <w:t xml:space="preserve"> přispěl k </w:t>
      </w:r>
      <w:r w:rsidRPr="00F53296">
        <w:rPr>
          <w:rFonts w:ascii="Arial Nova" w:hAnsi="Arial Nova"/>
          <w:b/>
        </w:rPr>
        <w:t>efektivní komunikaci napříč odbory, hladkému sběru podkladů a koordinaci zapojených aktérů.</w:t>
      </w:r>
    </w:p>
    <w:p w14:paraId="64B10E45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Doporučujeme proto dále pracovat s těmito klíčovými rolemi:</w:t>
      </w:r>
    </w:p>
    <w:p w14:paraId="777D5D15" w14:textId="77777777" w:rsidR="00E6080B" w:rsidRPr="00F53296" w:rsidRDefault="00C85367">
      <w:pPr>
        <w:numPr>
          <w:ilvl w:val="0"/>
          <w:numId w:val="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Garant (politická úroveň)</w:t>
      </w:r>
      <w:r w:rsidRPr="00F53296">
        <w:rPr>
          <w:rFonts w:ascii="Arial Nova" w:hAnsi="Arial Nova"/>
        </w:rPr>
        <w:t xml:space="preserve"> – zajišťuje strategické vedení a podporu realizace na úrovni vedení města.</w:t>
      </w:r>
    </w:p>
    <w:p w14:paraId="1F68DDAD" w14:textId="77777777" w:rsidR="00E6080B" w:rsidRPr="00F53296" w:rsidRDefault="00C85367">
      <w:pPr>
        <w:numPr>
          <w:ilvl w:val="0"/>
          <w:numId w:val="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Strategický koordinátor (tajemník MMB)</w:t>
      </w:r>
      <w:r w:rsidRPr="00F53296">
        <w:rPr>
          <w:rFonts w:ascii="Arial Nova" w:hAnsi="Arial Nova"/>
        </w:rPr>
        <w:t xml:space="preserve"> – propojuje politickou a věcnou úroveň projektu, sleduje celkový průběh a zajišťuje plynulou spolupráci mezi odbory.</w:t>
      </w:r>
    </w:p>
    <w:p w14:paraId="150CF0D2" w14:textId="77777777" w:rsidR="00E6080B" w:rsidRPr="00F53296" w:rsidRDefault="00C85367">
      <w:pPr>
        <w:numPr>
          <w:ilvl w:val="0"/>
          <w:numId w:val="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Manažer realizace (vedoucí odboru OSRS)</w:t>
      </w:r>
      <w:r w:rsidRPr="00F53296">
        <w:rPr>
          <w:rFonts w:ascii="Arial Nova" w:hAnsi="Arial Nova"/>
        </w:rPr>
        <w:t xml:space="preserve"> – koordinuje samotnou implementaci jednotlivých opatření, komunikuje s nositeli aktivit a předává informace směrem ke strategickému vedení.</w:t>
      </w:r>
    </w:p>
    <w:p w14:paraId="2C7F59E5" w14:textId="77777777" w:rsidR="00E6080B" w:rsidRPr="00F53296" w:rsidRDefault="00C85367">
      <w:pPr>
        <w:numPr>
          <w:ilvl w:val="0"/>
          <w:numId w:val="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 xml:space="preserve">Nositel opatření </w:t>
      </w:r>
      <w:r w:rsidRPr="00F53296">
        <w:rPr>
          <w:rFonts w:ascii="Arial Nova" w:hAnsi="Arial Nova"/>
        </w:rPr>
        <w:t xml:space="preserve">(věcně příslušné odbory MMB) – zodpovídá za konkrétní aktivitu nebo opatření, rozpracovává ji do konkrétních kroků a zajišťuje jejich realizaci. </w:t>
      </w:r>
    </w:p>
    <w:p w14:paraId="2CA8631C" w14:textId="77777777" w:rsidR="00E6080B" w:rsidRPr="00F53296" w:rsidRDefault="00C85367">
      <w:pPr>
        <w:numPr>
          <w:ilvl w:val="0"/>
          <w:numId w:val="4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Spolupracující odbory MMB</w:t>
      </w:r>
      <w:r w:rsidRPr="00F53296">
        <w:rPr>
          <w:rFonts w:ascii="Arial Nova" w:hAnsi="Arial Nova"/>
        </w:rPr>
        <w:t xml:space="preserve"> – aktivně přispívají podle svých kompetencí a budou zapojeny v souladu s návrhem akčního plánu v oblastech, za které ponesou odpovědnost.</w:t>
      </w:r>
    </w:p>
    <w:p w14:paraId="52EEF67F" w14:textId="77777777" w:rsidR="00E6080B" w:rsidRPr="00F53296" w:rsidRDefault="00C85367">
      <w:pPr>
        <w:numPr>
          <w:ilvl w:val="0"/>
          <w:numId w:val="4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Odborní konzultanti (BEC, Poradní orgán pro otázky integrace cizinců, případně další externí subjekty)</w:t>
      </w:r>
      <w:r w:rsidRPr="00F53296">
        <w:rPr>
          <w:rFonts w:ascii="Arial Nova" w:hAnsi="Arial Nova"/>
        </w:rPr>
        <w:t xml:space="preserve"> – poskytují expertní podporu, konzultace a zpětnou vazbu v jednotlivých fázích projektu.</w:t>
      </w:r>
    </w:p>
    <w:p w14:paraId="3473515C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Díky této struktuře bude možné zajistit jasnou odpovědnost, průběžnou koordinaci i flexibilitu potřebnou pro úspěšnou implementaci jednotlivých kroků, a zároveň udržet jednotnou strategickou linku projektu.</w:t>
      </w:r>
    </w:p>
    <w:p w14:paraId="47050D7D" w14:textId="77777777" w:rsidR="00E6080B" w:rsidRPr="00F53296" w:rsidRDefault="00E6080B">
      <w:pPr>
        <w:rPr>
          <w:rFonts w:ascii="Arial Nova" w:hAnsi="Arial Nova"/>
        </w:rPr>
      </w:pPr>
    </w:p>
    <w:p w14:paraId="27E350CC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  <w:sz w:val="32"/>
          <w:szCs w:val="32"/>
        </w:rPr>
      </w:pPr>
      <w:bookmarkStart w:id="11" w:name="_heading=h.z051tgqs0v37" w:colFirst="0" w:colLast="0"/>
      <w:bookmarkEnd w:id="11"/>
      <w:r w:rsidRPr="00F53296">
        <w:rPr>
          <w:rFonts w:ascii="Arial Nova" w:hAnsi="Arial Nova"/>
          <w:b/>
          <w:color w:val="0B5394"/>
          <w:sz w:val="32"/>
          <w:szCs w:val="32"/>
        </w:rPr>
        <w:t>Shrnutí stavu realizace a návrhu dalších kroků</w:t>
      </w:r>
    </w:p>
    <w:p w14:paraId="569F7A86" w14:textId="77777777" w:rsidR="00E6080B" w:rsidRPr="00F53296" w:rsidRDefault="00C85367">
      <w:pPr>
        <w:spacing w:before="240" w:after="240"/>
        <w:jc w:val="both"/>
        <w:rPr>
          <w:rFonts w:ascii="Arial Nova" w:hAnsi="Arial Nova"/>
          <w:b/>
          <w:color w:val="215E99"/>
          <w:sz w:val="24"/>
          <w:szCs w:val="24"/>
        </w:rPr>
      </w:pPr>
      <w:r w:rsidRPr="00F53296">
        <w:rPr>
          <w:rFonts w:ascii="Arial Nova" w:hAnsi="Arial Nova"/>
          <w:b/>
          <w:color w:val="215E99"/>
          <w:sz w:val="24"/>
          <w:szCs w:val="24"/>
        </w:rPr>
        <w:t>1.1 Srozumitelné a funkční weby města Brna pro cizince</w:t>
      </w:r>
    </w:p>
    <w:p w14:paraId="3F2C4D68" w14:textId="77777777" w:rsidR="00E6080B" w:rsidRPr="00F53296" w:rsidRDefault="00C85367">
      <w:pPr>
        <w:numPr>
          <w:ilvl w:val="0"/>
          <w:numId w:val="10"/>
        </w:num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Nositel</w:t>
      </w:r>
      <w:r w:rsidRPr="00F53296">
        <w:rPr>
          <w:rFonts w:ascii="Arial Nova" w:hAnsi="Arial Nova"/>
        </w:rPr>
        <w:t xml:space="preserve">: </w:t>
      </w:r>
      <w:r w:rsidRPr="00F53296">
        <w:rPr>
          <w:rFonts w:ascii="Arial Nova" w:hAnsi="Arial Nova"/>
          <w:b/>
        </w:rPr>
        <w:t>OZV</w:t>
      </w:r>
    </w:p>
    <w:p w14:paraId="21A269BF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Během dubna a května 2025 proběhla především </w:t>
      </w:r>
      <w:r w:rsidRPr="00F53296">
        <w:rPr>
          <w:rFonts w:ascii="Arial Nova" w:hAnsi="Arial Nova"/>
          <w:b/>
        </w:rPr>
        <w:t xml:space="preserve">analýza stávající anglické verze webu </w:t>
      </w:r>
      <w:r w:rsidRPr="00F53296">
        <w:rPr>
          <w:rFonts w:ascii="Arial Nova" w:hAnsi="Arial Nova"/>
        </w:rPr>
        <w:t xml:space="preserve">města Brna. </w:t>
      </w:r>
    </w:p>
    <w:p w14:paraId="6EBF8B7E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Vznikla </w:t>
      </w:r>
      <w:r w:rsidRPr="00F53296">
        <w:rPr>
          <w:rFonts w:ascii="Arial Nova" w:hAnsi="Arial Nova"/>
          <w:b/>
        </w:rPr>
        <w:t>pracovní skupina</w:t>
      </w:r>
      <w:r w:rsidRPr="00F53296">
        <w:rPr>
          <w:rFonts w:ascii="Arial Nova" w:hAnsi="Arial Nova"/>
        </w:rPr>
        <w:t>, která bude nyní pracovat na obsahu podle jednotlivých cílových skupin (</w:t>
      </w:r>
      <w:proofErr w:type="spellStart"/>
      <w:r w:rsidRPr="00F53296">
        <w:rPr>
          <w:rFonts w:ascii="Arial Nova" w:hAnsi="Arial Nova"/>
        </w:rPr>
        <w:t>expati</w:t>
      </w:r>
      <w:proofErr w:type="spellEnd"/>
      <w:r w:rsidRPr="00F53296">
        <w:rPr>
          <w:rFonts w:ascii="Arial Nova" w:hAnsi="Arial Nova"/>
        </w:rPr>
        <w:t xml:space="preserve">, zahraniční delegace, cizinci, které chceme do Brna lákat, turisté atd.). Následovat bude zapojení </w:t>
      </w:r>
      <w:r w:rsidRPr="00F53296">
        <w:rPr>
          <w:rFonts w:ascii="Arial Nova" w:hAnsi="Arial Nova"/>
          <w:b/>
        </w:rPr>
        <w:t xml:space="preserve">odborníků na UX a lokalizaci </w:t>
      </w:r>
      <w:r w:rsidRPr="00F53296">
        <w:rPr>
          <w:rFonts w:ascii="Arial Nova" w:hAnsi="Arial Nova"/>
        </w:rPr>
        <w:t xml:space="preserve">(v návaznosti na schválení AP a financování), </w:t>
      </w:r>
      <w:r w:rsidRPr="00F53296">
        <w:rPr>
          <w:rFonts w:ascii="Arial Nova" w:hAnsi="Arial Nova"/>
          <w:b/>
        </w:rPr>
        <w:t>překlady a případné technické úpravy</w:t>
      </w:r>
      <w:r w:rsidRPr="00F53296">
        <w:rPr>
          <w:rFonts w:ascii="Arial Nova" w:hAnsi="Arial Nova"/>
        </w:rPr>
        <w:t xml:space="preserve">. Doporučujeme </w:t>
      </w:r>
      <w:r w:rsidRPr="00F53296">
        <w:rPr>
          <w:rFonts w:ascii="Arial Nova" w:hAnsi="Arial Nova"/>
          <w:b/>
        </w:rPr>
        <w:t>úpravu objednávkového systému</w:t>
      </w:r>
      <w:r w:rsidRPr="00F53296">
        <w:rPr>
          <w:rFonts w:ascii="Arial Nova" w:hAnsi="Arial Nova"/>
        </w:rPr>
        <w:t xml:space="preserve"> (překlad a možnost objednání se k anglicky mluvícímu referentovi, příp. s tlumočníkem).</w:t>
      </w:r>
    </w:p>
    <w:p w14:paraId="45574913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t xml:space="preserve">Zveřejnění nového webu, který bude </w:t>
      </w:r>
      <w:r w:rsidRPr="00F53296">
        <w:rPr>
          <w:rFonts w:ascii="Arial Nova" w:hAnsi="Arial Nova"/>
          <w:b/>
        </w:rPr>
        <w:t xml:space="preserve">odpovídat reálným potřebám cizinců žijících, přijíždějících nebo se zajímajících o Brno, </w:t>
      </w:r>
      <w:r w:rsidRPr="00F53296">
        <w:rPr>
          <w:rFonts w:ascii="Arial Nova" w:hAnsi="Arial Nova"/>
        </w:rPr>
        <w:t xml:space="preserve"> předpokládáme v lednu 2026.</w:t>
      </w:r>
    </w:p>
    <w:p w14:paraId="409B31BF" w14:textId="65570DE5" w:rsidR="00E6080B" w:rsidRPr="00F53296" w:rsidRDefault="00C85367" w:rsidP="00F53296">
      <w:pPr>
        <w:numPr>
          <w:ilvl w:val="0"/>
          <w:numId w:val="6"/>
        </w:numPr>
        <w:ind w:left="714" w:hanging="357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Termín:01/2026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>Finální verze anglického webu bude zveřejněna v lednu 2026; příprava obsahu, překlad i technické práce budou probíhat postupně podle jednotlivých kroků.</w:t>
      </w:r>
    </w:p>
    <w:p w14:paraId="1CD0500B" w14:textId="77777777" w:rsidR="00E6080B" w:rsidRPr="00F53296" w:rsidRDefault="00E6080B" w:rsidP="00F53296">
      <w:pPr>
        <w:ind w:left="720"/>
        <w:jc w:val="both"/>
        <w:rPr>
          <w:rFonts w:ascii="Arial Nova" w:hAnsi="Arial Nova"/>
        </w:rPr>
      </w:pPr>
    </w:p>
    <w:p w14:paraId="1A75B47E" w14:textId="2273EA74" w:rsidR="0078409C" w:rsidRDefault="00C85367" w:rsidP="00F53296">
      <w:pPr>
        <w:numPr>
          <w:ilvl w:val="0"/>
          <w:numId w:val="6"/>
        </w:numPr>
        <w:ind w:left="714" w:hanging="357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100 000 Kč</w:t>
      </w:r>
      <w:r w:rsidRPr="00F53296">
        <w:rPr>
          <w:rFonts w:ascii="Arial Nova" w:hAnsi="Arial Nova"/>
        </w:rPr>
        <w:t xml:space="preserve"> + případné náklady na úpravy objednávkového systému</w:t>
      </w:r>
      <w:r w:rsidRPr="00F53296">
        <w:rPr>
          <w:rFonts w:ascii="Arial Nova" w:hAnsi="Arial Nova"/>
        </w:rPr>
        <w:br/>
        <w:t>Finance jsou určeny na konzultace s odborníky na UX (případně lokalizaci). Případné další náklady na úpravy objednávkového systému budou upřesněny po dohodě s</w:t>
      </w:r>
      <w:r w:rsidR="0078409C">
        <w:rPr>
          <w:rFonts w:ascii="Arial Nova" w:hAnsi="Arial Nova"/>
        </w:rPr>
        <w:t> </w:t>
      </w:r>
      <w:r w:rsidRPr="00F53296">
        <w:rPr>
          <w:rFonts w:ascii="Arial Nova" w:hAnsi="Arial Nova"/>
        </w:rPr>
        <w:t>OMI</w:t>
      </w:r>
    </w:p>
    <w:p w14:paraId="7E9B7FCC" w14:textId="5DE31CF8" w:rsidR="00E6080B" w:rsidRPr="0078409C" w:rsidRDefault="00C85367" w:rsidP="0078409C">
      <w:pPr>
        <w:jc w:val="both"/>
        <w:rPr>
          <w:rFonts w:ascii="Arial Nova" w:hAnsi="Arial Nova"/>
        </w:rPr>
      </w:pPr>
      <w:r w:rsidRPr="0078409C">
        <w:rPr>
          <w:rFonts w:ascii="Arial Nova" w:hAnsi="Arial Nova"/>
        </w:rPr>
        <w:t>.</w:t>
      </w:r>
    </w:p>
    <w:p w14:paraId="2E82B217" w14:textId="77777777" w:rsidR="00E6080B" w:rsidRPr="00F53296" w:rsidRDefault="00E6080B">
      <w:pPr>
        <w:ind w:left="720"/>
        <w:rPr>
          <w:rFonts w:ascii="Arial Nova" w:hAnsi="Arial Nova"/>
        </w:rPr>
      </w:pPr>
    </w:p>
    <w:p w14:paraId="66F6F54B" w14:textId="77777777" w:rsidR="00E6080B" w:rsidRPr="00F53296" w:rsidRDefault="00C85367">
      <w:pPr>
        <w:spacing w:before="240" w:after="240"/>
        <w:jc w:val="both"/>
        <w:rPr>
          <w:rFonts w:ascii="Arial Nova" w:hAnsi="Arial Nova"/>
          <w:b/>
          <w:color w:val="215E99"/>
        </w:rPr>
      </w:pPr>
      <w:r w:rsidRPr="00F53296">
        <w:rPr>
          <w:rFonts w:ascii="Arial Nova" w:hAnsi="Arial Nova"/>
          <w:b/>
          <w:color w:val="215E99"/>
          <w:sz w:val="24"/>
          <w:szCs w:val="24"/>
        </w:rPr>
        <w:t>1.2 Navigace v budovách a venkovní značen</w:t>
      </w:r>
      <w:r w:rsidRPr="00F53296">
        <w:rPr>
          <w:rFonts w:ascii="Arial Nova" w:hAnsi="Arial Nova"/>
          <w:b/>
          <w:color w:val="215E99"/>
        </w:rPr>
        <w:t>í</w:t>
      </w:r>
    </w:p>
    <w:p w14:paraId="2B2D2F64" w14:textId="77777777" w:rsidR="00E6080B" w:rsidRPr="00F53296" w:rsidRDefault="00C85367">
      <w:pPr>
        <w:numPr>
          <w:ilvl w:val="0"/>
          <w:numId w:val="20"/>
        </w:num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Nositel</w:t>
      </w:r>
      <w:r w:rsidRPr="00F53296">
        <w:rPr>
          <w:rFonts w:ascii="Arial Nova" w:hAnsi="Arial Nova"/>
        </w:rPr>
        <w:t xml:space="preserve">: </w:t>
      </w:r>
      <w:r w:rsidRPr="00F53296">
        <w:rPr>
          <w:rFonts w:ascii="Arial Nova" w:hAnsi="Arial Nova"/>
          <w:b/>
        </w:rPr>
        <w:t>OVV</w:t>
      </w:r>
    </w:p>
    <w:p w14:paraId="7F7FCD71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Během příprav AP byla ze strany OVV dokončena </w:t>
      </w:r>
      <w:r w:rsidRPr="00F53296">
        <w:rPr>
          <w:rFonts w:ascii="Arial Nova" w:hAnsi="Arial Nova"/>
          <w:b/>
        </w:rPr>
        <w:t xml:space="preserve">analýza potřeb dvojjazyčné navigace </w:t>
      </w:r>
      <w:r w:rsidRPr="00F53296">
        <w:rPr>
          <w:rFonts w:ascii="Arial Nova" w:hAnsi="Arial Nova"/>
        </w:rPr>
        <w:t xml:space="preserve">v budovách úřadu. </w:t>
      </w:r>
    </w:p>
    <w:p w14:paraId="64F95824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základě spolupráce s jednotlivými odbory byly určeny </w:t>
      </w:r>
      <w:r w:rsidRPr="00F53296">
        <w:rPr>
          <w:rFonts w:ascii="Arial Nova" w:hAnsi="Arial Nova"/>
          <w:b/>
        </w:rPr>
        <w:t>priority</w:t>
      </w:r>
      <w:r w:rsidRPr="00F53296">
        <w:rPr>
          <w:rFonts w:ascii="Arial Nova" w:hAnsi="Arial Nova"/>
        </w:rPr>
        <w:t xml:space="preserve">: v roce </w:t>
      </w:r>
      <w:r w:rsidRPr="00F53296">
        <w:rPr>
          <w:rFonts w:ascii="Arial Nova" w:hAnsi="Arial Nova"/>
          <w:b/>
        </w:rPr>
        <w:t xml:space="preserve">2025 </w:t>
      </w:r>
      <w:r w:rsidRPr="00F53296">
        <w:rPr>
          <w:rFonts w:ascii="Arial Nova" w:hAnsi="Arial Nova"/>
        </w:rPr>
        <w:t xml:space="preserve">bude </w:t>
      </w:r>
      <w:r w:rsidRPr="00F53296">
        <w:rPr>
          <w:rFonts w:ascii="Arial Nova" w:hAnsi="Arial Nova"/>
          <w:b/>
        </w:rPr>
        <w:t>dvojjazyčné značení realizováno</w:t>
      </w:r>
      <w:r w:rsidRPr="00F53296">
        <w:rPr>
          <w:rFonts w:ascii="Arial Nova" w:hAnsi="Arial Nova"/>
        </w:rPr>
        <w:t xml:space="preserve"> v budovách </w:t>
      </w:r>
      <w:r w:rsidRPr="00F53296">
        <w:rPr>
          <w:rFonts w:ascii="Arial Nova" w:hAnsi="Arial Nova"/>
          <w:b/>
        </w:rPr>
        <w:t xml:space="preserve">Kounicova 67 a v </w:t>
      </w:r>
      <w:proofErr w:type="spellStart"/>
      <w:r w:rsidRPr="00F53296">
        <w:rPr>
          <w:rFonts w:ascii="Arial Nova" w:hAnsi="Arial Nova"/>
          <w:b/>
        </w:rPr>
        <w:t>Academy</w:t>
      </w:r>
      <w:proofErr w:type="spellEnd"/>
      <w:r w:rsidRPr="00F53296">
        <w:rPr>
          <w:rFonts w:ascii="Arial Nova" w:hAnsi="Arial Nova"/>
          <w:b/>
        </w:rPr>
        <w:t xml:space="preserve"> Parku</w:t>
      </w:r>
      <w:r w:rsidRPr="00F53296">
        <w:rPr>
          <w:rFonts w:ascii="Arial Nova" w:hAnsi="Arial Nova"/>
        </w:rPr>
        <w:t xml:space="preserve">, následně v roce </w:t>
      </w:r>
      <w:r w:rsidRPr="00F53296">
        <w:rPr>
          <w:rFonts w:ascii="Arial Nova" w:hAnsi="Arial Nova"/>
          <w:b/>
        </w:rPr>
        <w:t xml:space="preserve">2026 ve zbylých vytipovaných objektech </w:t>
      </w:r>
      <w:r w:rsidRPr="00F53296">
        <w:rPr>
          <w:rFonts w:ascii="Arial Nova" w:hAnsi="Arial Nova"/>
        </w:rPr>
        <w:t xml:space="preserve">(v návaznosti na schválení AP a financování). </w:t>
      </w:r>
    </w:p>
    <w:p w14:paraId="4CB75317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V současnosti probíhá koordinace příprav – sběr podkladů, překlady, návrhy layoutu a </w:t>
      </w:r>
      <w:r w:rsidRPr="00F53296">
        <w:rPr>
          <w:rFonts w:ascii="Arial Nova" w:hAnsi="Arial Nova"/>
          <w:b/>
        </w:rPr>
        <w:t>výroba zkušebního značení pro první fázi</w:t>
      </w:r>
      <w:r w:rsidRPr="00F53296">
        <w:rPr>
          <w:rFonts w:ascii="Arial Nova" w:hAnsi="Arial Nova"/>
        </w:rPr>
        <w:t xml:space="preserve">. Výstupem bude přehledný orientační systém v češtině i angličtině. </w:t>
      </w:r>
    </w:p>
    <w:p w14:paraId="2FFB766B" w14:textId="77777777" w:rsidR="00E6080B" w:rsidRPr="00F53296" w:rsidRDefault="00C85367">
      <w:pPr>
        <w:numPr>
          <w:ilvl w:val="0"/>
          <w:numId w:val="11"/>
        </w:numPr>
        <w:spacing w:before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</w:t>
      </w:r>
      <w:r w:rsidRPr="00F53296">
        <w:rPr>
          <w:rFonts w:ascii="Arial Nova" w:hAnsi="Arial Nova"/>
        </w:rPr>
        <w:t xml:space="preserve"> </w:t>
      </w:r>
    </w:p>
    <w:p w14:paraId="5CFAB146" w14:textId="77777777" w:rsidR="00E6080B" w:rsidRPr="00F53296" w:rsidRDefault="00C85367">
      <w:pPr>
        <w:numPr>
          <w:ilvl w:val="1"/>
          <w:numId w:val="11"/>
        </w:numPr>
        <w:rPr>
          <w:rFonts w:ascii="Arial Nova" w:hAnsi="Arial Nova"/>
        </w:rPr>
      </w:pPr>
      <w:r w:rsidRPr="00F53296">
        <w:rPr>
          <w:rFonts w:ascii="Arial Nova" w:hAnsi="Arial Nova"/>
          <w:b/>
        </w:rPr>
        <w:t>do 12/2025: 1. fáze</w:t>
      </w:r>
      <w:r w:rsidRPr="00F53296">
        <w:rPr>
          <w:rFonts w:ascii="Arial Nova" w:hAnsi="Arial Nova"/>
        </w:rPr>
        <w:t xml:space="preserve"> (Kounicova 67 a </w:t>
      </w:r>
      <w:proofErr w:type="spellStart"/>
      <w:r w:rsidRPr="00F53296">
        <w:rPr>
          <w:rFonts w:ascii="Arial Nova" w:hAnsi="Arial Nova"/>
        </w:rPr>
        <w:t>Academy</w:t>
      </w:r>
      <w:proofErr w:type="spellEnd"/>
      <w:r w:rsidRPr="00F53296">
        <w:rPr>
          <w:rFonts w:ascii="Arial Nova" w:hAnsi="Arial Nova"/>
        </w:rPr>
        <w:t xml:space="preserve"> Park)</w:t>
      </w:r>
    </w:p>
    <w:p w14:paraId="186FB26F" w14:textId="77777777" w:rsidR="00E6080B" w:rsidRPr="00F53296" w:rsidRDefault="00C85367">
      <w:pPr>
        <w:numPr>
          <w:ilvl w:val="1"/>
          <w:numId w:val="11"/>
        </w:numPr>
        <w:rPr>
          <w:rFonts w:ascii="Arial Nova" w:hAnsi="Arial Nova"/>
        </w:rPr>
      </w:pPr>
      <w:r w:rsidRPr="00F53296">
        <w:rPr>
          <w:rFonts w:ascii="Arial Nova" w:hAnsi="Arial Nova"/>
          <w:b/>
        </w:rPr>
        <w:t>do 12/2026: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 xml:space="preserve">2. fáze </w:t>
      </w:r>
      <w:r w:rsidRPr="00F53296">
        <w:rPr>
          <w:rFonts w:ascii="Arial Nova" w:hAnsi="Arial Nova"/>
        </w:rPr>
        <w:t>(</w:t>
      </w:r>
      <w:r w:rsidRPr="00F53296">
        <w:rPr>
          <w:rFonts w:ascii="Arial Nova" w:eastAsia="Aptos" w:hAnsi="Arial Nova" w:cs="Aptos"/>
          <w:sz w:val="24"/>
          <w:szCs w:val="24"/>
        </w:rPr>
        <w:t>MN3, DN3, HUS12, HUS3, Anenská10)</w:t>
      </w:r>
      <w:r w:rsidRPr="00F53296">
        <w:rPr>
          <w:rFonts w:ascii="Arial Nova" w:hAnsi="Arial Nova"/>
          <w:b/>
        </w:rPr>
        <w:br/>
      </w:r>
    </w:p>
    <w:p w14:paraId="101D044D" w14:textId="77777777" w:rsidR="00E6080B" w:rsidRPr="00F53296" w:rsidRDefault="00C85367">
      <w:pPr>
        <w:numPr>
          <w:ilvl w:val="0"/>
          <w:numId w:val="11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</w:p>
    <w:p w14:paraId="443AA563" w14:textId="77777777" w:rsidR="00E6080B" w:rsidRPr="00F53296" w:rsidRDefault="00C85367">
      <w:pPr>
        <w:numPr>
          <w:ilvl w:val="1"/>
          <w:numId w:val="11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1. fáze</w:t>
      </w:r>
      <w:r w:rsidRPr="00F53296">
        <w:rPr>
          <w:rFonts w:ascii="Arial Nova" w:hAnsi="Arial Nova"/>
        </w:rPr>
        <w:t xml:space="preserve">: </w:t>
      </w:r>
      <w:r w:rsidRPr="00F53296">
        <w:rPr>
          <w:rFonts w:ascii="Arial Nova" w:hAnsi="Arial Nova"/>
          <w:b/>
        </w:rPr>
        <w:t xml:space="preserve">0 Kč </w:t>
      </w:r>
      <w:r w:rsidRPr="00F53296">
        <w:rPr>
          <w:rFonts w:ascii="Arial Nova" w:hAnsi="Arial Nova"/>
        </w:rPr>
        <w:t>(vzhledem k již dříve plánovaným aktivitám)</w:t>
      </w:r>
    </w:p>
    <w:p w14:paraId="18E78F46" w14:textId="77777777" w:rsidR="00E6080B" w:rsidRPr="00F53296" w:rsidRDefault="00C85367">
      <w:pPr>
        <w:numPr>
          <w:ilvl w:val="1"/>
          <w:numId w:val="11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2. Fáze</w:t>
      </w:r>
      <w:r w:rsidRPr="00F53296">
        <w:rPr>
          <w:rFonts w:ascii="Arial Nova" w:hAnsi="Arial Nova"/>
        </w:rPr>
        <w:t xml:space="preserve">: </w:t>
      </w:r>
      <w:r w:rsidRPr="00F53296">
        <w:rPr>
          <w:rFonts w:ascii="Arial Nova" w:hAnsi="Arial Nova"/>
          <w:b/>
        </w:rPr>
        <w:t>400 000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Kč</w:t>
      </w:r>
      <w:r w:rsidRPr="00F53296">
        <w:rPr>
          <w:rFonts w:ascii="Arial Nova" w:hAnsi="Arial Nova"/>
        </w:rPr>
        <w:t xml:space="preserve"> jedná se o odhadovanou částku, která bude upřesněna podle rozsahu a dohody s dodavateli značení a instalačními firmami po schválení AP.</w:t>
      </w:r>
    </w:p>
    <w:p w14:paraId="06702EC6" w14:textId="77777777" w:rsidR="00E6080B" w:rsidRPr="00F53296" w:rsidRDefault="00E6080B">
      <w:pPr>
        <w:spacing w:after="240"/>
        <w:ind w:left="1440"/>
        <w:jc w:val="both"/>
        <w:rPr>
          <w:rFonts w:ascii="Arial Nova" w:hAnsi="Arial Nova"/>
        </w:rPr>
      </w:pPr>
    </w:p>
    <w:p w14:paraId="18BF1A34" w14:textId="77777777" w:rsidR="00E6080B" w:rsidRPr="00F53296" w:rsidRDefault="00C85367">
      <w:p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  <w:color w:val="156082"/>
          <w:sz w:val="24"/>
          <w:szCs w:val="24"/>
        </w:rPr>
        <w:t>1.3 Překlady formulářů do angličtiny</w:t>
      </w:r>
    </w:p>
    <w:p w14:paraId="765D002C" w14:textId="77777777" w:rsidR="00E6080B" w:rsidRPr="00F53296" w:rsidRDefault="00C85367">
      <w:pPr>
        <w:numPr>
          <w:ilvl w:val="0"/>
          <w:numId w:val="12"/>
        </w:num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Nositel</w:t>
      </w:r>
      <w:r w:rsidRPr="00F53296">
        <w:rPr>
          <w:rFonts w:ascii="Arial Nova" w:hAnsi="Arial Nova"/>
        </w:rPr>
        <w:t xml:space="preserve">: </w:t>
      </w:r>
      <w:r w:rsidRPr="00F53296">
        <w:rPr>
          <w:rFonts w:ascii="Arial Nova" w:hAnsi="Arial Nova"/>
          <w:b/>
        </w:rPr>
        <w:t>OZV</w:t>
      </w:r>
    </w:p>
    <w:p w14:paraId="68DC9C88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t xml:space="preserve">Odbor zahraničních vztahů připravil </w:t>
      </w:r>
      <w:r w:rsidRPr="00F53296">
        <w:rPr>
          <w:rFonts w:ascii="Arial Nova" w:hAnsi="Arial Nova"/>
          <w:b/>
        </w:rPr>
        <w:t>seznam formulářů a dalších dokumentů určených k překladu</w:t>
      </w:r>
      <w:r w:rsidRPr="00F53296">
        <w:rPr>
          <w:rFonts w:ascii="Arial Nova" w:hAnsi="Arial Nova"/>
        </w:rPr>
        <w:t xml:space="preserve">, a to na základě průzkumu mezi všemi odbory MMB. Aktuálně </w:t>
      </w:r>
      <w:r w:rsidRPr="00F53296">
        <w:rPr>
          <w:rFonts w:ascii="Arial Nova" w:hAnsi="Arial Nova"/>
          <w:b/>
        </w:rPr>
        <w:t>probíhá zajištění překladů</w:t>
      </w:r>
      <w:r w:rsidRPr="00F53296">
        <w:rPr>
          <w:rFonts w:ascii="Arial Nova" w:hAnsi="Arial Nova"/>
        </w:rPr>
        <w:t xml:space="preserve"> – část je realizována interně, část bude zadána externí agentuře (po schválení AP).  </w:t>
      </w:r>
    </w:p>
    <w:p w14:paraId="726DF3AE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všech relevantních přepážkách a odborech budou anglické verze dokumentů a formulářů (jako vzorový překlad), které mohou využívat jak referenti, tak cizinci, </w:t>
      </w:r>
      <w:r w:rsidRPr="00F53296">
        <w:rPr>
          <w:rFonts w:ascii="Arial Nova" w:hAnsi="Arial Nova"/>
          <w:b/>
        </w:rPr>
        <w:t>zpřístupněny nejpozději od konce roku 2025</w:t>
      </w:r>
      <w:r w:rsidRPr="00F53296">
        <w:rPr>
          <w:rFonts w:ascii="Arial Nova" w:hAnsi="Arial Nova"/>
        </w:rPr>
        <w:t xml:space="preserve">. Překlady i </w:t>
      </w:r>
      <w:r w:rsidRPr="00F53296">
        <w:rPr>
          <w:rFonts w:ascii="Arial Nova" w:hAnsi="Arial Nova"/>
          <w:b/>
        </w:rPr>
        <w:t>distribuce na přepážky a publikace na webu však probíhají průběžně</w:t>
      </w:r>
      <w:r w:rsidRPr="00F53296">
        <w:rPr>
          <w:rFonts w:ascii="Arial Nova" w:hAnsi="Arial Nova"/>
        </w:rPr>
        <w:t>, jedná se proto o nejzazší termín (pro spíše obsáhlejší dokumenty)</w:t>
      </w:r>
      <w:r w:rsidRPr="00F53296">
        <w:rPr>
          <w:rFonts w:ascii="Arial Nova" w:hAnsi="Arial Nova"/>
          <w:b/>
        </w:rPr>
        <w:t xml:space="preserve">. </w:t>
      </w:r>
    </w:p>
    <w:p w14:paraId="7F2A5816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Během následujících let předpokládáme zejména </w:t>
      </w:r>
      <w:r w:rsidRPr="00F53296">
        <w:rPr>
          <w:rFonts w:ascii="Arial Nova" w:hAnsi="Arial Nova"/>
          <w:b/>
        </w:rPr>
        <w:t xml:space="preserve">aktualizace, </w:t>
      </w:r>
      <w:r w:rsidRPr="00F53296">
        <w:rPr>
          <w:rFonts w:ascii="Arial Nova" w:hAnsi="Arial Nova"/>
        </w:rPr>
        <w:t xml:space="preserve">případné větší překlady spíše nárazově. </w:t>
      </w:r>
    </w:p>
    <w:p w14:paraId="16824A31" w14:textId="77777777" w:rsidR="00E6080B" w:rsidRPr="00F53296" w:rsidRDefault="00C85367" w:rsidP="00F53296">
      <w:pPr>
        <w:numPr>
          <w:ilvl w:val="0"/>
          <w:numId w:val="22"/>
        </w:numPr>
        <w:spacing w:before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do 12/2025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>Překlady i distribuce probíhají průběžně, jedná se proto o nejzazší termín pro dokončení a distribuci (případně zveřejnění) všech dokumentů.</w:t>
      </w:r>
      <w:r w:rsidRPr="00F53296">
        <w:rPr>
          <w:rFonts w:ascii="Arial Nova" w:hAnsi="Arial Nova"/>
        </w:rPr>
        <w:br/>
      </w:r>
    </w:p>
    <w:p w14:paraId="1F64F991" w14:textId="77777777" w:rsidR="00E6080B" w:rsidRPr="00F53296" w:rsidRDefault="00C85367" w:rsidP="00F53296">
      <w:pPr>
        <w:numPr>
          <w:ilvl w:val="0"/>
          <w:numId w:val="22"/>
        </w:numPr>
        <w:spacing w:after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50 000 Kč ročně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 xml:space="preserve">Rozpočet je určen na </w:t>
      </w:r>
      <w:r w:rsidRPr="00F53296">
        <w:rPr>
          <w:rFonts w:ascii="Arial Nova" w:hAnsi="Arial Nova"/>
          <w:b/>
        </w:rPr>
        <w:t>externí překlady obsáhlejších dokumentů</w:t>
      </w:r>
      <w:r w:rsidRPr="00F53296">
        <w:rPr>
          <w:rFonts w:ascii="Arial Nova" w:hAnsi="Arial Nova"/>
        </w:rPr>
        <w:t>, které přesahují běžnou agendu (např. metodické návody, vzory žádostí, akční plány apod., v letošním roce se jedná primárně o dokumenty OK).</w:t>
      </w:r>
    </w:p>
    <w:p w14:paraId="7FC6F940" w14:textId="77777777" w:rsidR="00E6080B" w:rsidRPr="00F53296" w:rsidRDefault="00E6080B">
      <w:pPr>
        <w:spacing w:after="240"/>
        <w:ind w:left="720"/>
        <w:rPr>
          <w:rFonts w:ascii="Arial Nova" w:hAnsi="Arial Nova"/>
        </w:rPr>
      </w:pPr>
    </w:p>
    <w:p w14:paraId="0F551AB1" w14:textId="77777777" w:rsidR="00E6080B" w:rsidRPr="00F53296" w:rsidRDefault="00C85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 Nova" w:hAnsi="Arial Nova"/>
          <w:b/>
          <w:color w:val="156082"/>
          <w:sz w:val="24"/>
          <w:szCs w:val="24"/>
        </w:rPr>
      </w:pPr>
      <w:r w:rsidRPr="00F53296">
        <w:rPr>
          <w:rFonts w:ascii="Arial Nova" w:hAnsi="Arial Nova"/>
          <w:b/>
          <w:color w:val="156082"/>
          <w:sz w:val="24"/>
          <w:szCs w:val="24"/>
        </w:rPr>
        <w:t>2.1 Jazyková vybavenost zaměstnanců MMB</w:t>
      </w:r>
    </w:p>
    <w:p w14:paraId="4EEDB751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Během příprav Akčního plánu sestavil na základě průzkumu mezi odbory MMB Personální odbor </w:t>
      </w:r>
      <w:r w:rsidRPr="00F53296">
        <w:rPr>
          <w:rFonts w:ascii="Arial Nova" w:hAnsi="Arial Nova"/>
          <w:b/>
        </w:rPr>
        <w:t>seznam odborů a oddělení</w:t>
      </w:r>
      <w:r w:rsidRPr="00F53296">
        <w:rPr>
          <w:rFonts w:ascii="Arial Nova" w:hAnsi="Arial Nova"/>
        </w:rPr>
        <w:t xml:space="preserve">, které přicházejí do styku s cizinci a vyhodnotil </w:t>
      </w:r>
      <w:r w:rsidRPr="00F53296">
        <w:rPr>
          <w:rFonts w:ascii="Arial Nova" w:hAnsi="Arial Nova"/>
          <w:b/>
        </w:rPr>
        <w:t xml:space="preserve">stav jazykové vybavenosti </w:t>
      </w:r>
      <w:r w:rsidRPr="00F53296">
        <w:rPr>
          <w:rFonts w:ascii="Arial Nova" w:hAnsi="Arial Nova"/>
        </w:rPr>
        <w:t xml:space="preserve">jejich zaměstnanců. </w:t>
      </w:r>
    </w:p>
    <w:p w14:paraId="109E6F0D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Následně doporučil </w:t>
      </w:r>
      <w:r w:rsidRPr="00F53296">
        <w:rPr>
          <w:rFonts w:ascii="Arial Nova" w:hAnsi="Arial Nova"/>
          <w:b/>
        </w:rPr>
        <w:t xml:space="preserve">při výběrových řízeních na uvolněná místa zohledňovat jazykové dovednosti </w:t>
      </w:r>
      <w:r w:rsidRPr="00F53296">
        <w:rPr>
          <w:rFonts w:ascii="Arial Nova" w:hAnsi="Arial Nova"/>
        </w:rPr>
        <w:t xml:space="preserve">uchazečů, </w:t>
      </w:r>
      <w:r w:rsidRPr="00F53296">
        <w:rPr>
          <w:rFonts w:ascii="Arial Nova" w:hAnsi="Arial Nova"/>
          <w:b/>
        </w:rPr>
        <w:t xml:space="preserve">podpořit jejich využívání a posílit kompetence zaměstnanců </w:t>
      </w:r>
      <w:r w:rsidRPr="00F53296">
        <w:rPr>
          <w:rFonts w:ascii="Arial Nova" w:hAnsi="Arial Nova"/>
        </w:rPr>
        <w:t xml:space="preserve">formou odborného jazykového vzdělávání. To má být zaměřené přímo na agendu, kterou zaměstnanci s cizinci řeší. </w:t>
      </w:r>
    </w:p>
    <w:p w14:paraId="29170A49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Souběžně </w:t>
      </w:r>
      <w:r w:rsidRPr="00F53296">
        <w:rPr>
          <w:rFonts w:ascii="Arial Nova" w:hAnsi="Arial Nova"/>
          <w:b/>
        </w:rPr>
        <w:t>je doporučeno upravit i objednávkový systém</w:t>
      </w:r>
      <w:r w:rsidRPr="00F53296">
        <w:rPr>
          <w:rFonts w:ascii="Arial Nova" w:hAnsi="Arial Nova"/>
        </w:rPr>
        <w:t xml:space="preserve"> pro možnost rezervování schůzky v angličtině v nabídnutém termínu (vyčlenění kapacity anglicky mluvícího referenta nebo případně tlumočníka a úprava objednávkového systému do angličtiny) a </w:t>
      </w:r>
      <w:r w:rsidRPr="00F53296">
        <w:rPr>
          <w:rFonts w:ascii="Arial Nova" w:hAnsi="Arial Nova"/>
          <w:b/>
        </w:rPr>
        <w:t>motivovat k přímé komunikaci v angličtině</w:t>
      </w:r>
      <w:r w:rsidRPr="00F53296">
        <w:rPr>
          <w:rFonts w:ascii="Arial Nova" w:hAnsi="Arial Nova"/>
        </w:rPr>
        <w:t xml:space="preserve"> ze strany vedení úřadu.  </w:t>
      </w:r>
    </w:p>
    <w:p w14:paraId="73F24DB6" w14:textId="77777777" w:rsidR="00E6080B" w:rsidRPr="00F53296" w:rsidRDefault="00C85367" w:rsidP="00F53296">
      <w:pPr>
        <w:numPr>
          <w:ilvl w:val="0"/>
          <w:numId w:val="16"/>
        </w:numPr>
        <w:spacing w:before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do 01/2027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 xml:space="preserve">Od ledna 2026 je navrženo odborné jazykové vzdělávání, od roku 2027 je cílem, aby všechny dotčené odbory byly schopny obsloužit klienty v angličtině. </w:t>
      </w:r>
      <w:r w:rsidRPr="00F53296">
        <w:rPr>
          <w:rFonts w:ascii="Arial Nova" w:hAnsi="Arial Nova"/>
        </w:rPr>
        <w:br/>
      </w:r>
    </w:p>
    <w:p w14:paraId="319C2BFD" w14:textId="77777777" w:rsidR="00E6080B" w:rsidRPr="00F53296" w:rsidRDefault="00C85367" w:rsidP="00F53296">
      <w:pPr>
        <w:numPr>
          <w:ilvl w:val="0"/>
          <w:numId w:val="16"/>
        </w:numPr>
        <w:spacing w:after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1 000 000 Kč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 xml:space="preserve">Rozpočet je určen na odborné jazykové vzdělávání přizpůsobené konkrétním pracovním pozicím (nikoli obecné kurzy), v návaznosti na nároky jednotlivých </w:t>
      </w:r>
      <w:r w:rsidRPr="00F53296">
        <w:rPr>
          <w:rFonts w:ascii="Arial Nova" w:hAnsi="Arial Nova"/>
        </w:rPr>
        <w:lastRenderedPageBreak/>
        <w:t>odborů</w:t>
      </w:r>
      <w:r w:rsidRPr="00F53296">
        <w:rPr>
          <w:rFonts w:ascii="Arial Nova" w:hAnsi="Arial Nova"/>
          <w:vertAlign w:val="superscript"/>
        </w:rPr>
        <w:footnoteReference w:id="1"/>
      </w:r>
      <w:r w:rsidRPr="00F53296">
        <w:rPr>
          <w:rFonts w:ascii="Arial Nova" w:hAnsi="Arial Nova"/>
        </w:rPr>
        <w:t>. Tato částka se týká vzdělávání pro přibližně 130 zaměstnanců (na základě průzkumu mezi odbory).</w:t>
      </w:r>
    </w:p>
    <w:p w14:paraId="4F505FE7" w14:textId="77777777" w:rsidR="00E6080B" w:rsidRPr="00F53296" w:rsidRDefault="00E6080B">
      <w:pPr>
        <w:spacing w:before="240" w:after="240"/>
        <w:jc w:val="both"/>
        <w:rPr>
          <w:rFonts w:ascii="Arial Nova" w:hAnsi="Arial Nova"/>
          <w:b/>
        </w:rPr>
      </w:pPr>
    </w:p>
    <w:p w14:paraId="597BF656" w14:textId="77777777" w:rsidR="00E6080B" w:rsidRPr="00F53296" w:rsidRDefault="00C85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 Nova" w:hAnsi="Arial Nova"/>
          <w:b/>
          <w:color w:val="156082"/>
          <w:sz w:val="24"/>
          <w:szCs w:val="24"/>
        </w:rPr>
      </w:pPr>
      <w:r w:rsidRPr="00F53296">
        <w:rPr>
          <w:rFonts w:ascii="Arial Nova" w:hAnsi="Arial Nova"/>
          <w:b/>
          <w:color w:val="156082"/>
          <w:sz w:val="24"/>
          <w:szCs w:val="24"/>
        </w:rPr>
        <w:t>2.2 Tlumočení</w:t>
      </w:r>
    </w:p>
    <w:p w14:paraId="03A61DC8" w14:textId="77777777" w:rsidR="00E6080B" w:rsidRPr="00F53296" w:rsidRDefault="00C85367">
      <w:pPr>
        <w:numPr>
          <w:ilvl w:val="0"/>
          <w:numId w:val="7"/>
        </w:num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Nositel</w:t>
      </w:r>
      <w:r w:rsidRPr="00F53296">
        <w:rPr>
          <w:rFonts w:ascii="Arial Nova" w:hAnsi="Arial Nova"/>
        </w:rPr>
        <w:t>:</w:t>
      </w:r>
      <w:r w:rsidRPr="00F53296">
        <w:rPr>
          <w:rFonts w:ascii="Arial Nova" w:hAnsi="Arial Nova"/>
          <w:b/>
        </w:rPr>
        <w:t xml:space="preserve"> OZV</w:t>
      </w:r>
    </w:p>
    <w:p w14:paraId="16D141A6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Na jaře 2025 byl ze strany OZV dokončen </w:t>
      </w:r>
      <w:r w:rsidRPr="00F53296">
        <w:rPr>
          <w:rFonts w:ascii="Arial Nova" w:hAnsi="Arial Nova"/>
          <w:b/>
        </w:rPr>
        <w:t>přehled odborů a oddělení</w:t>
      </w:r>
      <w:r w:rsidRPr="00F53296">
        <w:rPr>
          <w:rFonts w:ascii="Arial Nova" w:hAnsi="Arial Nova"/>
        </w:rPr>
        <w:t xml:space="preserve">, kde je potřeba tlumočení do angličtiny (na základě poptávky ve všech odborech MMB). V návaznosti na tato zjištění budou připraveny </w:t>
      </w:r>
      <w:r w:rsidRPr="00F53296">
        <w:rPr>
          <w:rFonts w:ascii="Arial Nova" w:hAnsi="Arial Nova"/>
          <w:b/>
        </w:rPr>
        <w:t xml:space="preserve">seznamy interních a externích tlumočníků </w:t>
      </w:r>
      <w:r w:rsidRPr="00F53296">
        <w:rPr>
          <w:rFonts w:ascii="Arial Nova" w:hAnsi="Arial Nova"/>
        </w:rPr>
        <w:t xml:space="preserve">pro zajištění jak </w:t>
      </w:r>
      <w:r w:rsidRPr="00F53296">
        <w:rPr>
          <w:rFonts w:ascii="Arial Nova" w:hAnsi="Arial Nova"/>
          <w:b/>
        </w:rPr>
        <w:t>nárazového, tak pravidelného tlumočení</w:t>
      </w:r>
      <w:r w:rsidRPr="00F53296">
        <w:rPr>
          <w:rFonts w:ascii="Arial Nova" w:hAnsi="Arial Nova"/>
        </w:rPr>
        <w:t xml:space="preserve">. </w:t>
      </w:r>
    </w:p>
    <w:p w14:paraId="74D0356C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Zároveň je navrženo vybavit zaměstnance na </w:t>
      </w:r>
      <w:r w:rsidRPr="00F53296">
        <w:rPr>
          <w:rFonts w:ascii="Arial Nova" w:hAnsi="Arial Nova"/>
          <w:b/>
        </w:rPr>
        <w:t>vrátnicích technickým vybavením</w:t>
      </w:r>
      <w:r w:rsidRPr="00F53296">
        <w:rPr>
          <w:rFonts w:ascii="Arial Nova" w:hAnsi="Arial Nova"/>
        </w:rPr>
        <w:t xml:space="preserve"> (např. tablety s aplikací pro strojové tlumočení), které umožní </w:t>
      </w:r>
      <w:r w:rsidRPr="00F53296">
        <w:rPr>
          <w:rFonts w:ascii="Arial Nova" w:hAnsi="Arial Nova"/>
          <w:b/>
        </w:rPr>
        <w:t>základní komunikaci s cizinci hned při vstupu do budovy</w:t>
      </w:r>
      <w:r w:rsidRPr="00F53296">
        <w:rPr>
          <w:rFonts w:ascii="Arial Nova" w:hAnsi="Arial Nova"/>
        </w:rPr>
        <w:t>. Cílem je odstranit jazykové bariéry ihned po vstupu na MMB.</w:t>
      </w:r>
    </w:p>
    <w:p w14:paraId="729E724F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Náklady na tlumočení </w:t>
      </w:r>
      <w:r w:rsidRPr="00F53296">
        <w:rPr>
          <w:rFonts w:ascii="Arial Nova" w:hAnsi="Arial Nova"/>
          <w:b/>
        </w:rPr>
        <w:t>budou výrazně sníženy</w:t>
      </w:r>
      <w:r w:rsidRPr="00F53296">
        <w:rPr>
          <w:rFonts w:ascii="Arial Nova" w:hAnsi="Arial Nova"/>
        </w:rPr>
        <w:t>, případně eliminovány, v přímé návaznosti na aktivitu Jazyková vybavenost zaměstnanců MMB.</w:t>
      </w:r>
    </w:p>
    <w:p w14:paraId="43942720" w14:textId="77777777" w:rsidR="00E6080B" w:rsidRPr="00F53296" w:rsidRDefault="00C85367" w:rsidP="00F53296">
      <w:pPr>
        <w:numPr>
          <w:ilvl w:val="0"/>
          <w:numId w:val="17"/>
        </w:numPr>
        <w:spacing w:before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do 12/2025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 xml:space="preserve">Do konce roku 2025 bude zajištěna organizace nárazového i pravidelného tlumočení. </w:t>
      </w:r>
    </w:p>
    <w:p w14:paraId="25ADDC28" w14:textId="77777777" w:rsidR="00E6080B" w:rsidRPr="00F53296" w:rsidRDefault="00C85367">
      <w:pPr>
        <w:numPr>
          <w:ilvl w:val="0"/>
          <w:numId w:val="17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</w:p>
    <w:p w14:paraId="19E3A2BB" w14:textId="5BE047DF" w:rsidR="00E6080B" w:rsidRPr="00F53296" w:rsidRDefault="00C85367">
      <w:pPr>
        <w:numPr>
          <w:ilvl w:val="1"/>
          <w:numId w:val="17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3</w:t>
      </w:r>
      <w:r>
        <w:rPr>
          <w:rFonts w:ascii="Arial Nova" w:hAnsi="Arial Nova"/>
          <w:b/>
        </w:rPr>
        <w:t>4</w:t>
      </w:r>
      <w:r w:rsidRPr="00F53296">
        <w:rPr>
          <w:rFonts w:ascii="Arial Nova" w:hAnsi="Arial Nova"/>
          <w:b/>
        </w:rPr>
        <w:t xml:space="preserve">0 00 Kč: </w:t>
      </w:r>
      <w:r w:rsidRPr="00F53296">
        <w:rPr>
          <w:rFonts w:ascii="Arial Nova" w:hAnsi="Arial Nova"/>
        </w:rPr>
        <w:t>náklady spojené s tlumočením (externí služby) ročně,</w:t>
      </w:r>
    </w:p>
    <w:p w14:paraId="4CE69C40" w14:textId="77777777" w:rsidR="00E6080B" w:rsidRPr="00F53296" w:rsidRDefault="00C85367">
      <w:pPr>
        <w:numPr>
          <w:ilvl w:val="1"/>
          <w:numId w:val="17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100 000 Kč</w:t>
      </w:r>
      <w:r w:rsidRPr="00F53296">
        <w:rPr>
          <w:rFonts w:ascii="Arial Nova" w:hAnsi="Arial Nova"/>
        </w:rPr>
        <w:t xml:space="preserve">: jednorázový nákup technického vybavení pro základní komunikaci s cizinci na vrátnicích. </w:t>
      </w:r>
    </w:p>
    <w:p w14:paraId="4605258E" w14:textId="77777777" w:rsidR="00E6080B" w:rsidRPr="00F53296" w:rsidRDefault="00E6080B">
      <w:pPr>
        <w:spacing w:after="240"/>
        <w:ind w:left="1440"/>
        <w:jc w:val="both"/>
        <w:rPr>
          <w:rFonts w:ascii="Arial Nova" w:hAnsi="Arial Nova"/>
        </w:rPr>
      </w:pPr>
    </w:p>
    <w:p w14:paraId="4E7E9E6A" w14:textId="77777777" w:rsidR="00E6080B" w:rsidRPr="00F53296" w:rsidRDefault="00C85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 Nova" w:hAnsi="Arial Nova"/>
          <w:b/>
          <w:color w:val="156082"/>
          <w:sz w:val="24"/>
          <w:szCs w:val="24"/>
        </w:rPr>
      </w:pPr>
      <w:r w:rsidRPr="00F53296">
        <w:rPr>
          <w:rFonts w:ascii="Arial Nova" w:hAnsi="Arial Nova"/>
          <w:b/>
          <w:color w:val="156082"/>
          <w:sz w:val="24"/>
          <w:szCs w:val="24"/>
        </w:rPr>
        <w:t>2.3 Předávání poznatků ke komunikaci s cizinci</w:t>
      </w:r>
    </w:p>
    <w:p w14:paraId="6A901C93" w14:textId="77777777" w:rsidR="00E6080B" w:rsidRPr="00F53296" w:rsidRDefault="00C85367">
      <w:pPr>
        <w:numPr>
          <w:ilvl w:val="0"/>
          <w:numId w:val="5"/>
        </w:num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Nositel: OSP</w:t>
      </w:r>
    </w:p>
    <w:p w14:paraId="35A52BF7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>Odbor sociální péče</w:t>
      </w:r>
      <w:r w:rsidRPr="00F53296">
        <w:rPr>
          <w:rFonts w:ascii="Arial Nova" w:hAnsi="Arial Nova"/>
          <w:b/>
        </w:rPr>
        <w:t xml:space="preserve"> </w:t>
      </w:r>
      <w:r w:rsidRPr="00F53296">
        <w:rPr>
          <w:rFonts w:ascii="Arial Nova" w:hAnsi="Arial Nova"/>
        </w:rPr>
        <w:t xml:space="preserve">navrhnul na červen 2025 </w:t>
      </w:r>
      <w:r w:rsidRPr="00F53296">
        <w:rPr>
          <w:rFonts w:ascii="Arial Nova" w:hAnsi="Arial Nova"/>
          <w:b/>
        </w:rPr>
        <w:t>pilotní otestování akreditovaného kurzu „Posílení interkulturních kompetencí – úvodní kurz</w:t>
      </w:r>
      <w:r w:rsidRPr="00F53296">
        <w:rPr>
          <w:rFonts w:ascii="Arial Nova" w:hAnsi="Arial Nova"/>
        </w:rPr>
        <w:t xml:space="preserve">“ pro zaměstnance OSP MMB. Následně (od srpna 2025) bude tento kurz </w:t>
      </w:r>
      <w:r w:rsidRPr="00F53296">
        <w:rPr>
          <w:rFonts w:ascii="Arial Nova" w:hAnsi="Arial Nova"/>
          <w:b/>
        </w:rPr>
        <w:t>nabídnut zaměstnancům dalších odborů</w:t>
      </w:r>
      <w:r w:rsidRPr="00F53296">
        <w:rPr>
          <w:rFonts w:ascii="Arial Nova" w:hAnsi="Arial Nova"/>
        </w:rPr>
        <w:t xml:space="preserve"> magistrátu, kteří komunikují s cizinci. Rovněž je navržen na </w:t>
      </w:r>
      <w:r w:rsidRPr="00F53296">
        <w:rPr>
          <w:rFonts w:ascii="Arial Nova" w:hAnsi="Arial Nova"/>
          <w:b/>
        </w:rPr>
        <w:t>zařazení do úvodního vzdělávání</w:t>
      </w:r>
      <w:r w:rsidRPr="00F53296">
        <w:rPr>
          <w:rFonts w:ascii="Arial Nova" w:hAnsi="Arial Nova"/>
        </w:rPr>
        <w:t xml:space="preserve">. </w:t>
      </w:r>
    </w:p>
    <w:p w14:paraId="1C94602D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t xml:space="preserve">Absolventi úvodního vzdělávání budou mít (od října 2025) možnost </w:t>
      </w:r>
      <w:r w:rsidRPr="00F53296">
        <w:rPr>
          <w:rFonts w:ascii="Arial Nova" w:hAnsi="Arial Nova"/>
          <w:b/>
        </w:rPr>
        <w:t>navazujícího kurzu (</w:t>
      </w:r>
      <w:r w:rsidRPr="00F53296">
        <w:rPr>
          <w:rFonts w:ascii="Arial Nova" w:hAnsi="Arial Nova"/>
        </w:rPr>
        <w:t xml:space="preserve">v návaznosti na schválení AP a financování), jehož realizace proběhne </w:t>
      </w:r>
      <w:r w:rsidRPr="00F53296">
        <w:rPr>
          <w:rFonts w:ascii="Arial Nova" w:hAnsi="Arial Nova"/>
          <w:b/>
        </w:rPr>
        <w:t>primárně v průběhu roku 2026</w:t>
      </w:r>
      <w:r w:rsidRPr="00F53296">
        <w:rPr>
          <w:rFonts w:ascii="Arial Nova" w:hAnsi="Arial Nova"/>
        </w:rPr>
        <w:t xml:space="preserve">. </w:t>
      </w:r>
    </w:p>
    <w:p w14:paraId="033A4FBB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Cílem celé aktivity je rozvoj komunikačních dovedností zaměstnanců v kulturně citlivých situacích, které usnadní práci zaměstnancům, kteří s cizinci komunikují. </w:t>
      </w:r>
    </w:p>
    <w:p w14:paraId="6F1160F1" w14:textId="77777777" w:rsidR="00E6080B" w:rsidRPr="00F53296" w:rsidRDefault="00C85367">
      <w:pPr>
        <w:numPr>
          <w:ilvl w:val="0"/>
          <w:numId w:val="18"/>
        </w:numPr>
        <w:spacing w:before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06/2025 – 12/2026</w:t>
      </w:r>
      <w:r w:rsidRPr="00F53296">
        <w:rPr>
          <w:rFonts w:ascii="Arial Nova" w:hAnsi="Arial Nova"/>
        </w:rPr>
        <w:br/>
        <w:t>V roce 2025 bude probíhat primárně úvodní vzdělávání, následně pak navazující kurzy..</w:t>
      </w:r>
      <w:r w:rsidRPr="00F53296">
        <w:rPr>
          <w:rFonts w:ascii="Arial Nova" w:hAnsi="Arial Nova"/>
        </w:rPr>
        <w:br/>
      </w:r>
    </w:p>
    <w:p w14:paraId="08C0FD9C" w14:textId="77777777" w:rsidR="00E6080B" w:rsidRPr="00F53296" w:rsidRDefault="00C85367">
      <w:pPr>
        <w:numPr>
          <w:ilvl w:val="0"/>
          <w:numId w:val="18"/>
        </w:numPr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</w:p>
    <w:p w14:paraId="6ECDFE0B" w14:textId="77777777" w:rsidR="00E6080B" w:rsidRPr="00F53296" w:rsidRDefault="00C85367">
      <w:pPr>
        <w:numPr>
          <w:ilvl w:val="1"/>
          <w:numId w:val="18"/>
        </w:num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Pilotní fáze: 0 Kč</w:t>
      </w:r>
    </w:p>
    <w:p w14:paraId="6F97EAEC" w14:textId="77777777" w:rsidR="00E6080B" w:rsidRPr="00F53296" w:rsidRDefault="00C85367">
      <w:pPr>
        <w:numPr>
          <w:ilvl w:val="1"/>
          <w:numId w:val="18"/>
        </w:numPr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Úvodní kurz: 0 Kč</w:t>
      </w:r>
    </w:p>
    <w:p w14:paraId="321C548C" w14:textId="77777777" w:rsidR="00E6080B" w:rsidRPr="00F53296" w:rsidRDefault="00C85367">
      <w:pPr>
        <w:numPr>
          <w:ilvl w:val="1"/>
          <w:numId w:val="18"/>
        </w:numPr>
        <w:spacing w:after="240"/>
        <w:jc w:val="both"/>
        <w:rPr>
          <w:rFonts w:ascii="Arial Nova" w:hAnsi="Arial Nova"/>
        </w:rPr>
      </w:pPr>
      <w:r w:rsidRPr="00F53296">
        <w:rPr>
          <w:rFonts w:ascii="Arial Nova" w:hAnsi="Arial Nova"/>
          <w:b/>
        </w:rPr>
        <w:t>Navazující kurz: 250 000 – 450 000 Kč</w:t>
      </w:r>
      <w:r w:rsidRPr="00F53296">
        <w:rPr>
          <w:rFonts w:ascii="Arial Nova" w:hAnsi="Arial Nova"/>
        </w:rPr>
        <w:t xml:space="preserve"> v návaznosti na počty účastníků.</w:t>
      </w:r>
      <w:r w:rsidRPr="00F53296">
        <w:rPr>
          <w:rFonts w:ascii="Arial Nova" w:hAnsi="Arial Nova"/>
          <w:vertAlign w:val="superscript"/>
        </w:rPr>
        <w:footnoteReference w:id="2"/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</w:rPr>
        <w:br/>
        <w:t xml:space="preserve">Úvodní kurzy a pilotní fáze </w:t>
      </w:r>
      <w:r w:rsidRPr="00F53296">
        <w:rPr>
          <w:rFonts w:ascii="Arial Nova" w:hAnsi="Arial Nova"/>
          <w:b/>
        </w:rPr>
        <w:t>proběhnou zdarma díky podpoře z projektu Slovo 21 financovaného z AMIF (MVČR).</w:t>
      </w:r>
    </w:p>
    <w:p w14:paraId="03E45F99" w14:textId="77777777" w:rsidR="00E6080B" w:rsidRPr="00F53296" w:rsidRDefault="00E6080B">
      <w:pPr>
        <w:spacing w:before="240" w:after="240"/>
        <w:jc w:val="both"/>
        <w:rPr>
          <w:rFonts w:ascii="Arial Nova" w:hAnsi="Arial Nova"/>
          <w:b/>
        </w:rPr>
      </w:pPr>
    </w:p>
    <w:p w14:paraId="6B3410CD" w14:textId="77777777" w:rsidR="00E6080B" w:rsidRPr="00F53296" w:rsidRDefault="00C85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 Nova" w:hAnsi="Arial Nova"/>
          <w:b/>
          <w:color w:val="156082"/>
          <w:sz w:val="24"/>
          <w:szCs w:val="24"/>
        </w:rPr>
      </w:pPr>
      <w:r w:rsidRPr="00F53296">
        <w:rPr>
          <w:rFonts w:ascii="Arial Nova" w:hAnsi="Arial Nova"/>
          <w:b/>
          <w:color w:val="156082"/>
          <w:sz w:val="24"/>
          <w:szCs w:val="24"/>
        </w:rPr>
        <w:t>3.1 Informování o možnostech řešení problémových situací</w:t>
      </w:r>
    </w:p>
    <w:p w14:paraId="4775665C" w14:textId="77777777" w:rsidR="00E6080B" w:rsidRPr="00F53296" w:rsidRDefault="00C85367">
      <w:pPr>
        <w:numPr>
          <w:ilvl w:val="0"/>
          <w:numId w:val="19"/>
        </w:numPr>
        <w:spacing w:before="240" w:after="240"/>
        <w:jc w:val="both"/>
        <w:rPr>
          <w:rFonts w:ascii="Arial Nova" w:hAnsi="Arial Nova"/>
          <w:b/>
        </w:rPr>
      </w:pPr>
      <w:r w:rsidRPr="00F53296">
        <w:rPr>
          <w:rFonts w:ascii="Arial Nova" w:hAnsi="Arial Nova"/>
          <w:b/>
        </w:rPr>
        <w:t>Nositel: OSP</w:t>
      </w:r>
    </w:p>
    <w:p w14:paraId="7DE4A1D2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Do konce července 2025 proběhne ze strany Odboru sociální péče </w:t>
      </w:r>
      <w:r w:rsidRPr="00F53296">
        <w:rPr>
          <w:rFonts w:ascii="Arial Nova" w:hAnsi="Arial Nova"/>
          <w:b/>
        </w:rPr>
        <w:t>aktualizace obsahu tištěného Průvodce pro cizince</w:t>
      </w:r>
      <w:r w:rsidRPr="00F53296">
        <w:rPr>
          <w:rFonts w:ascii="Arial Nova" w:hAnsi="Arial Nova"/>
        </w:rPr>
        <w:t xml:space="preserve">, který bude reflektovat připomínky od interkulturních pracovníků, komunit i dalších zapojených subjektů. Následovat bude </w:t>
      </w:r>
      <w:r w:rsidRPr="00F53296">
        <w:rPr>
          <w:rFonts w:ascii="Arial Nova" w:hAnsi="Arial Nova"/>
          <w:b/>
        </w:rPr>
        <w:t xml:space="preserve">překlad </w:t>
      </w:r>
      <w:r w:rsidRPr="00F53296">
        <w:rPr>
          <w:rFonts w:ascii="Arial Nova" w:hAnsi="Arial Nova"/>
        </w:rPr>
        <w:t xml:space="preserve">do angličtiny a ukrajinštiny, </w:t>
      </w:r>
      <w:r w:rsidRPr="00F53296">
        <w:rPr>
          <w:rFonts w:ascii="Arial Nova" w:hAnsi="Arial Nova"/>
          <w:b/>
        </w:rPr>
        <w:t>grafické zpracování</w:t>
      </w:r>
      <w:r w:rsidRPr="00F53296">
        <w:rPr>
          <w:rFonts w:ascii="Arial Nova" w:hAnsi="Arial Nova"/>
        </w:rPr>
        <w:t xml:space="preserve"> a vytvoření </w:t>
      </w:r>
      <w:r w:rsidRPr="00F53296">
        <w:rPr>
          <w:rFonts w:ascii="Arial Nova" w:hAnsi="Arial Nova"/>
          <w:b/>
        </w:rPr>
        <w:t>elektronické i tištěné verze</w:t>
      </w:r>
      <w:r w:rsidRPr="00F53296">
        <w:rPr>
          <w:rFonts w:ascii="Arial Nova" w:hAnsi="Arial Nova"/>
        </w:rPr>
        <w:t xml:space="preserve">. </w:t>
      </w:r>
    </w:p>
    <w:p w14:paraId="472103A7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Materiál bude </w:t>
      </w:r>
      <w:r w:rsidRPr="00F53296">
        <w:rPr>
          <w:rFonts w:ascii="Arial Nova" w:hAnsi="Arial Nova"/>
          <w:b/>
        </w:rPr>
        <w:t>distribuován na jednotlivé odbory MMB</w:t>
      </w:r>
      <w:r w:rsidRPr="00F53296">
        <w:rPr>
          <w:rFonts w:ascii="Arial Nova" w:hAnsi="Arial Nova"/>
        </w:rPr>
        <w:t>, kde bude sloužit zaměstnancům při kontaktu s cizinci. Cílem je zjednodušit předávání základních informací o životních situacích a zvýšit důvěru cizinců v dostupné instituce.</w:t>
      </w:r>
    </w:p>
    <w:p w14:paraId="5895FC00" w14:textId="77777777" w:rsidR="00E6080B" w:rsidRPr="00F53296" w:rsidRDefault="00C85367">
      <w:pPr>
        <w:numPr>
          <w:ilvl w:val="0"/>
          <w:numId w:val="8"/>
        </w:numPr>
        <w:spacing w:before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Termín: do 12/2025</w:t>
      </w:r>
      <w:r w:rsidRPr="00F53296">
        <w:rPr>
          <w:rFonts w:ascii="Arial Nova" w:hAnsi="Arial Nova"/>
          <w:b/>
        </w:rPr>
        <w:br/>
      </w:r>
      <w:r w:rsidRPr="00F53296">
        <w:rPr>
          <w:rFonts w:ascii="Arial Nova" w:hAnsi="Arial Nova"/>
        </w:rPr>
        <w:t>Průvodce projde aktualizací, překladem, grafickou úpravou a distribucí do konce roku 2025. Distribuce bude doprovázena návodem k využití v praxi.</w:t>
      </w:r>
      <w:r w:rsidRPr="00F53296">
        <w:rPr>
          <w:rFonts w:ascii="Arial Nova" w:hAnsi="Arial Nova"/>
        </w:rPr>
        <w:br/>
      </w:r>
    </w:p>
    <w:p w14:paraId="0CF18024" w14:textId="77777777" w:rsidR="00E6080B" w:rsidRPr="00F53296" w:rsidRDefault="00C85367">
      <w:pPr>
        <w:numPr>
          <w:ilvl w:val="0"/>
          <w:numId w:val="8"/>
        </w:numPr>
        <w:spacing w:after="240"/>
        <w:rPr>
          <w:rFonts w:ascii="Arial Nova" w:hAnsi="Arial Nova"/>
        </w:rPr>
      </w:pPr>
      <w:r w:rsidRPr="00F53296">
        <w:rPr>
          <w:rFonts w:ascii="Arial Nova" w:hAnsi="Arial Nova"/>
          <w:b/>
        </w:rPr>
        <w:t>Finance:</w:t>
      </w:r>
      <w:r w:rsidRPr="00F53296">
        <w:rPr>
          <w:rFonts w:ascii="Arial Nova" w:hAnsi="Arial Nova"/>
        </w:rPr>
        <w:t xml:space="preserve"> </w:t>
      </w:r>
      <w:r w:rsidRPr="00F53296">
        <w:rPr>
          <w:rFonts w:ascii="Arial Nova" w:hAnsi="Arial Nova"/>
          <w:b/>
        </w:rPr>
        <w:t>0 Kč</w:t>
      </w:r>
      <w:r w:rsidRPr="00F53296">
        <w:rPr>
          <w:rFonts w:ascii="Arial Nova" w:hAnsi="Arial Nova"/>
        </w:rPr>
        <w:br/>
        <w:t>Všechny kroky realizace (aktualizace, překlady, grafika i tisk) probíhají s využitím interních zdrojů a bez nutnosti externího financování.</w:t>
      </w:r>
    </w:p>
    <w:p w14:paraId="27CDAD63" w14:textId="77777777" w:rsidR="00E6080B" w:rsidRPr="00F53296" w:rsidRDefault="00C85367">
      <w:pPr>
        <w:spacing w:after="240"/>
        <w:ind w:left="720"/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p w14:paraId="18816D4F" w14:textId="77777777" w:rsidR="00E6080B" w:rsidRPr="00F53296" w:rsidRDefault="00C85367">
      <w:pPr>
        <w:pStyle w:val="Nadpis3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ova" w:hAnsi="Arial Nova"/>
          <w:b/>
          <w:color w:val="0B5394"/>
        </w:rPr>
      </w:pPr>
      <w:bookmarkStart w:id="12" w:name="_heading=h.luvykruw98w8" w:colFirst="0" w:colLast="0"/>
      <w:bookmarkEnd w:id="12"/>
      <w:r w:rsidRPr="00F53296">
        <w:rPr>
          <w:rFonts w:ascii="Arial Nova" w:hAnsi="Arial Nova"/>
          <w:b/>
          <w:color w:val="0B5394"/>
        </w:rPr>
        <w:lastRenderedPageBreak/>
        <w:t>Jednotlivá opatření a realizační kroky</w:t>
      </w:r>
    </w:p>
    <w:p w14:paraId="384B27F9" w14:textId="77777777" w:rsidR="00E6080B" w:rsidRPr="00F53296" w:rsidRDefault="00E6080B">
      <w:pPr>
        <w:rPr>
          <w:rFonts w:ascii="Arial Nova" w:hAnsi="Arial Nova"/>
        </w:rPr>
      </w:pPr>
    </w:p>
    <w:p w14:paraId="36493EBE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Jednotlivá opatření jsou v následujících tabulkách rozpracována na </w:t>
      </w:r>
      <w:r w:rsidRPr="00F53296">
        <w:rPr>
          <w:rFonts w:ascii="Arial Nova" w:hAnsi="Arial Nova"/>
          <w:b/>
        </w:rPr>
        <w:t>dílčí aktivity a konkrétní kroky</w:t>
      </w:r>
      <w:r w:rsidRPr="00F53296">
        <w:rPr>
          <w:rFonts w:ascii="Arial Nova" w:hAnsi="Arial Nova"/>
        </w:rPr>
        <w:t xml:space="preserve">, pomocí kterých bude naplněna vize i cíle projektu Zvýšení internacionalizace MMB. </w:t>
      </w:r>
    </w:p>
    <w:p w14:paraId="32F8DD36" w14:textId="57BCF44A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Obsah tabulek vznikl přímo na </w:t>
      </w:r>
      <w:r w:rsidRPr="00F53296">
        <w:rPr>
          <w:rFonts w:ascii="Arial Nova" w:hAnsi="Arial Nova"/>
          <w:b/>
        </w:rPr>
        <w:t>odborech, které za dané aktivity odpovídají</w:t>
      </w:r>
      <w:r w:rsidRPr="00F53296">
        <w:rPr>
          <w:rFonts w:ascii="Arial Nova" w:hAnsi="Arial Nova"/>
        </w:rPr>
        <w:t xml:space="preserve">, tedy u nositelů opatření, kteří navrhli postup realizace na základě své odbornosti, zkušenosti a znalosti procesů. Na přípravě se konzultacemi podíleli OSRS a BEC. Finální podoba tabulek prošla pouze formální úpravou. </w:t>
      </w:r>
    </w:p>
    <w:p w14:paraId="104B2076" w14:textId="77777777" w:rsidR="00E6080B" w:rsidRPr="00F53296" w:rsidRDefault="00C85367">
      <w:pPr>
        <w:spacing w:before="240" w:after="240"/>
        <w:jc w:val="both"/>
        <w:rPr>
          <w:rFonts w:ascii="Arial Nova" w:hAnsi="Arial Nova"/>
        </w:rPr>
      </w:pPr>
      <w:r w:rsidRPr="00F53296">
        <w:rPr>
          <w:rFonts w:ascii="Arial Nova" w:hAnsi="Arial Nova"/>
        </w:rPr>
        <w:t xml:space="preserve">Sloupec </w:t>
      </w:r>
      <w:r w:rsidRPr="00F53296">
        <w:rPr>
          <w:rFonts w:ascii="Arial Nova" w:hAnsi="Arial Nova"/>
          <w:b/>
        </w:rPr>
        <w:t>„Stav“</w:t>
      </w:r>
      <w:r w:rsidRPr="00F53296">
        <w:rPr>
          <w:rFonts w:ascii="Arial Nova" w:hAnsi="Arial Nova"/>
        </w:rPr>
        <w:t xml:space="preserve"> u každého opatření zachycuje </w:t>
      </w:r>
      <w:r w:rsidRPr="00F53296">
        <w:rPr>
          <w:rFonts w:ascii="Arial Nova" w:hAnsi="Arial Nova"/>
          <w:b/>
        </w:rPr>
        <w:t>aktuální stav realizace dané aktivity k datu 1. 6. 2025</w:t>
      </w:r>
      <w:r w:rsidRPr="00F53296">
        <w:rPr>
          <w:rFonts w:ascii="Arial Nova" w:hAnsi="Arial Nova"/>
        </w:rPr>
        <w:t xml:space="preserve">. Tento stav poskytuje </w:t>
      </w:r>
      <w:r w:rsidRPr="00F53296">
        <w:rPr>
          <w:rFonts w:ascii="Arial Nova" w:hAnsi="Arial Nova"/>
          <w:b/>
        </w:rPr>
        <w:t xml:space="preserve">výchozí bod </w:t>
      </w:r>
      <w:r w:rsidRPr="00F53296">
        <w:rPr>
          <w:rFonts w:ascii="Arial Nova" w:hAnsi="Arial Nova"/>
        </w:rPr>
        <w:t>pro sledování dalšího pokroku a naplňování jednotlivých kroků v čase.</w:t>
      </w:r>
    </w:p>
    <w:p w14:paraId="2D28F90E" w14:textId="7125416D" w:rsidR="00E6080B" w:rsidRPr="00F53296" w:rsidRDefault="00C85367">
      <w:pPr>
        <w:spacing w:before="240" w:after="240"/>
        <w:jc w:val="both"/>
        <w:rPr>
          <w:rFonts w:ascii="Arial Nova" w:hAnsi="Arial Nova"/>
        </w:rPr>
        <w:sectPr w:rsidR="00E6080B" w:rsidRPr="00F53296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08"/>
        </w:sectPr>
      </w:pPr>
      <w:r w:rsidRPr="00F53296">
        <w:rPr>
          <w:rFonts w:ascii="Arial Nova" w:hAnsi="Arial Nova"/>
        </w:rPr>
        <w:t xml:space="preserve">V případě, kdy bude Akční plán dostupný elektronické podobě, bude možné stav realizace sledovat průběžně a v reálném čase. Případně je možné, aby </w:t>
      </w:r>
      <w:r w:rsidRPr="00F53296">
        <w:rPr>
          <w:rFonts w:ascii="Arial Nova" w:hAnsi="Arial Nova"/>
          <w:b/>
        </w:rPr>
        <w:t>aktualizaci výstupů</w:t>
      </w:r>
      <w:r w:rsidRPr="00F53296">
        <w:rPr>
          <w:rFonts w:ascii="Arial Nova" w:hAnsi="Arial Nova"/>
        </w:rPr>
        <w:t xml:space="preserve"> zajišťoval </w:t>
      </w:r>
      <w:r w:rsidRPr="00F53296">
        <w:rPr>
          <w:rFonts w:ascii="Arial Nova" w:hAnsi="Arial Nova"/>
          <w:b/>
        </w:rPr>
        <w:t>manažer realizace</w:t>
      </w:r>
      <w:r w:rsidRPr="00F53296">
        <w:rPr>
          <w:rFonts w:ascii="Arial Nova" w:hAnsi="Arial Nova"/>
        </w:rPr>
        <w:t xml:space="preserve">, který bude v předem stanovených </w:t>
      </w:r>
      <w:r w:rsidR="00F53296" w:rsidRPr="00F53296">
        <w:rPr>
          <w:rFonts w:ascii="Arial Nova" w:hAnsi="Arial Nova"/>
        </w:rPr>
        <w:t>termínech informovat</w:t>
      </w:r>
      <w:r w:rsidRPr="00F53296">
        <w:rPr>
          <w:rFonts w:ascii="Arial Nova" w:hAnsi="Arial Nova"/>
        </w:rPr>
        <w:t xml:space="preserve"> o pokroku realizace </w:t>
      </w:r>
      <w:r w:rsidRPr="00F53296">
        <w:rPr>
          <w:rFonts w:ascii="Arial Nova" w:hAnsi="Arial Nova"/>
          <w:b/>
        </w:rPr>
        <w:t>strategického koordinátora</w:t>
      </w:r>
      <w:r w:rsidRPr="00F53296">
        <w:rPr>
          <w:rFonts w:ascii="Arial Nova" w:hAnsi="Arial Nova"/>
        </w:rPr>
        <w:t xml:space="preserve">, </w:t>
      </w:r>
      <w:r w:rsidRPr="00F53296">
        <w:rPr>
          <w:rFonts w:ascii="Arial Nova" w:hAnsi="Arial Nova"/>
          <w:b/>
        </w:rPr>
        <w:t>garanta</w:t>
      </w:r>
      <w:r w:rsidRPr="00F53296">
        <w:rPr>
          <w:rFonts w:ascii="Arial Nova" w:hAnsi="Arial Nova"/>
        </w:rPr>
        <w:t xml:space="preserve"> a </w:t>
      </w:r>
      <w:r w:rsidRPr="00F53296">
        <w:rPr>
          <w:rFonts w:ascii="Arial Nova" w:hAnsi="Arial Nova"/>
          <w:b/>
        </w:rPr>
        <w:t>poradu vedení.</w:t>
      </w:r>
    </w:p>
    <w:p w14:paraId="17E74BAE" w14:textId="77777777" w:rsidR="00E6080B" w:rsidRPr="00F53296" w:rsidRDefault="00C85367">
      <w:pPr>
        <w:pStyle w:val="Nadpis2"/>
        <w:jc w:val="center"/>
        <w:rPr>
          <w:rFonts w:ascii="Arial Nova" w:hAnsi="Arial Nova"/>
          <w:b/>
          <w:color w:val="156082"/>
        </w:rPr>
      </w:pPr>
      <w:r w:rsidRPr="00F53296">
        <w:rPr>
          <w:rFonts w:ascii="Arial Nova" w:hAnsi="Arial Nova"/>
          <w:b/>
          <w:color w:val="156082"/>
        </w:rPr>
        <w:lastRenderedPageBreak/>
        <w:t>PASIVNÍ POROZUMĚNÍ: ORIENTACE</w:t>
      </w:r>
    </w:p>
    <w:tbl>
      <w:tblPr>
        <w:tblStyle w:val="a1"/>
        <w:tblW w:w="1441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12609"/>
      </w:tblGrid>
      <w:tr w:rsidR="00E6080B" w:rsidRPr="00F53296" w14:paraId="2066AFD7" w14:textId="77777777">
        <w:trPr>
          <w:trHeight w:val="141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1F4F118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Strategický cíl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37602E2D" w14:textId="77777777" w:rsidR="00E6080B" w:rsidRPr="00F53296" w:rsidRDefault="00C8536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ova" w:hAnsi="Arial Nova"/>
                <w:b/>
                <w:color w:val="000000"/>
                <w:sz w:val="24"/>
                <w:szCs w:val="24"/>
              </w:rPr>
            </w:pPr>
            <w:r w:rsidRPr="00F53296">
              <w:rPr>
                <w:rFonts w:ascii="Arial Nova" w:hAnsi="Arial Nova"/>
                <w:color w:val="000000"/>
                <w:sz w:val="24"/>
                <w:szCs w:val="24"/>
              </w:rPr>
              <w:t xml:space="preserve">PASIVNÍ POROZUMĚNÍ: </w:t>
            </w:r>
            <w:r w:rsidRPr="00F53296">
              <w:rPr>
                <w:rFonts w:ascii="Arial Nova" w:hAnsi="Arial Nova"/>
                <w:b/>
                <w:color w:val="000000"/>
                <w:sz w:val="24"/>
                <w:szCs w:val="24"/>
              </w:rPr>
              <w:t>ORIENTACE</w:t>
            </w:r>
          </w:p>
          <w:p w14:paraId="7FD84EC8" w14:textId="77777777" w:rsidR="00E6080B" w:rsidRPr="00F53296" w:rsidRDefault="00E60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 Nova" w:hAnsi="Arial Nova"/>
                <w:b/>
                <w:color w:val="000000"/>
                <w:sz w:val="24"/>
                <w:szCs w:val="24"/>
              </w:rPr>
            </w:pPr>
          </w:p>
          <w:p w14:paraId="2853581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 </w:t>
            </w:r>
            <w:r w:rsidRPr="00F53296">
              <w:rPr>
                <w:rFonts w:ascii="Arial Nova" w:hAnsi="Arial Nova"/>
                <w:i/>
                <w:sz w:val="24"/>
                <w:szCs w:val="24"/>
              </w:rPr>
      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      </w:r>
          </w:p>
        </w:tc>
      </w:tr>
      <w:tr w:rsidR="00E6080B" w:rsidRPr="00F53296" w14:paraId="30724F1A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1E7483E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Opatření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76F5029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1.1 SROZUMITELNÉ A FUNKČNÍ WEBY MĚSTA BRNA PRO CIZINCE</w:t>
            </w:r>
          </w:p>
        </w:tc>
      </w:tr>
      <w:tr w:rsidR="00E6080B" w:rsidRPr="00F53296" w14:paraId="0ECD1F4F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515AE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Nositel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819548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OZV</w:t>
            </w:r>
          </w:p>
        </w:tc>
      </w:tr>
      <w:tr w:rsidR="00E6080B" w:rsidRPr="00F53296" w14:paraId="65B03EC4" w14:textId="77777777">
        <w:trPr>
          <w:trHeight w:val="226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6E36BFC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Harmonogram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567802B" w14:textId="77777777" w:rsidR="00E6080B" w:rsidRPr="00F53296" w:rsidRDefault="00C85367">
            <w:pPr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05/2025      Analýza stávajícího využití webu brno.cz/en a rozhodnutí o způsobu realizace nové stránky</w:t>
            </w:r>
          </w:p>
          <w:p w14:paraId="2EACD3DA" w14:textId="77777777" w:rsidR="00E6080B" w:rsidRPr="00F53296" w:rsidRDefault="00C85367">
            <w:pPr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do 09/2025 Návrh 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>obsahu</w:t>
            </w:r>
            <w:r w:rsidRPr="00F53296">
              <w:rPr>
                <w:rFonts w:ascii="Arial Nova" w:hAnsi="Arial Nova"/>
                <w:sz w:val="24"/>
                <w:szCs w:val="24"/>
              </w:rPr>
              <w:t xml:space="preserve"> pro nové anglické stránky</w:t>
            </w:r>
          </w:p>
          <w:p w14:paraId="3748310E" w14:textId="77777777" w:rsidR="00E6080B" w:rsidRPr="00F53296" w:rsidRDefault="00C85367">
            <w:pPr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do 09/2025 Návrh relevantní 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>struktury</w:t>
            </w:r>
            <w:r w:rsidRPr="00F53296">
              <w:rPr>
                <w:rFonts w:ascii="Arial Nova" w:hAnsi="Arial Nova"/>
                <w:sz w:val="24"/>
                <w:szCs w:val="24"/>
              </w:rPr>
              <w:t xml:space="preserve"> pro nové anglické stránky</w:t>
            </w:r>
          </w:p>
          <w:p w14:paraId="678EBE46" w14:textId="77777777" w:rsidR="00E6080B" w:rsidRPr="00F53296" w:rsidRDefault="00C85367">
            <w:pPr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do 10/2025 Překlad a 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>technické úpravy</w:t>
            </w:r>
            <w:r w:rsidRPr="00F53296">
              <w:rPr>
                <w:rFonts w:ascii="Arial Nova" w:hAnsi="Arial Nova"/>
                <w:sz w:val="24"/>
                <w:szCs w:val="24"/>
              </w:rPr>
              <w:t xml:space="preserve"> webu</w:t>
            </w:r>
          </w:p>
          <w:p w14:paraId="6A267B9D" w14:textId="77777777" w:rsidR="00E6080B" w:rsidRPr="00F53296" w:rsidRDefault="00C85367">
            <w:pPr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do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 xml:space="preserve"> 12/2025 Naplnění webu obsahem</w:t>
            </w:r>
            <w:r w:rsidRPr="00F53296">
              <w:rPr>
                <w:rFonts w:ascii="Arial Nova" w:hAnsi="Arial Nova"/>
                <w:sz w:val="24"/>
                <w:szCs w:val="24"/>
              </w:rPr>
              <w:t>, přizpůsobení objednávkového systému</w:t>
            </w:r>
          </w:p>
          <w:p w14:paraId="61611D5C" w14:textId="77777777" w:rsidR="00E6080B" w:rsidRPr="00F53296" w:rsidRDefault="00C85367">
            <w:pPr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01/2026 Zveřejnění finální nové anglické webové stránky</w:t>
            </w:r>
          </w:p>
        </w:tc>
      </w:tr>
      <w:tr w:rsidR="00E6080B" w:rsidRPr="00F53296" w14:paraId="5E07329D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3564D81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Rozpočet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78C1EF78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100 000 Kč</w:t>
            </w:r>
            <w:r w:rsidRPr="00F53296">
              <w:rPr>
                <w:rFonts w:ascii="Arial Nova" w:hAnsi="Arial Nova"/>
                <w:sz w:val="24"/>
                <w:szCs w:val="24"/>
              </w:rPr>
              <w:t xml:space="preserve"> (UX nebo lokalizační konzultace)</w:t>
            </w:r>
          </w:p>
          <w:p w14:paraId="430CD2F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případné další náklady na přizpůsobení objednávkového systému (bude upřesněno po jednání s OMI)</w:t>
            </w:r>
          </w:p>
        </w:tc>
      </w:tr>
      <w:tr w:rsidR="00E6080B" w:rsidRPr="00F53296" w14:paraId="5AF8A41C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552D90C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Cíl</w:t>
            </w:r>
          </w:p>
        </w:tc>
        <w:tc>
          <w:tcPr>
            <w:tcW w:w="1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50189AD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Web </w:t>
            </w:r>
            <w:hyperlink r:id="rId9">
              <w:r w:rsidR="00E6080B" w:rsidRPr="00F53296">
                <w:rPr>
                  <w:rFonts w:ascii="Arial Nova" w:hAnsi="Arial Nova"/>
                  <w:color w:val="1155CC"/>
                  <w:sz w:val="24"/>
                  <w:szCs w:val="24"/>
                  <w:u w:val="single"/>
                </w:rPr>
                <w:t>https://en.brno.cz/</w:t>
              </w:r>
            </w:hyperlink>
            <w:r w:rsidRPr="00F53296">
              <w:rPr>
                <w:rFonts w:ascii="Arial Nova" w:hAnsi="Arial Nova"/>
                <w:sz w:val="24"/>
                <w:szCs w:val="24"/>
              </w:rPr>
              <w:t xml:space="preserve"> poskytuje v angličtině přehledné, strukturované informace, které odpovídají tomu, co cizinci na webu hledají</w:t>
            </w:r>
          </w:p>
        </w:tc>
      </w:tr>
    </w:tbl>
    <w:p w14:paraId="0FBCB1FF" w14:textId="77777777" w:rsidR="00E6080B" w:rsidRPr="00F53296" w:rsidRDefault="00E6080B">
      <w:pPr>
        <w:rPr>
          <w:rFonts w:ascii="Arial Nova" w:hAnsi="Arial Nova"/>
        </w:rPr>
      </w:pPr>
    </w:p>
    <w:p w14:paraId="550545B9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2"/>
        <w:tblW w:w="1428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3118"/>
        <w:gridCol w:w="1417"/>
        <w:gridCol w:w="1701"/>
        <w:gridCol w:w="1417"/>
        <w:gridCol w:w="1134"/>
        <w:gridCol w:w="3787"/>
      </w:tblGrid>
      <w:tr w:rsidR="00E6080B" w:rsidRPr="00F53296" w14:paraId="1FE2E453" w14:textId="77777777">
        <w:trPr>
          <w:trHeight w:val="417"/>
        </w:trPr>
        <w:tc>
          <w:tcPr>
            <w:tcW w:w="14284" w:type="dxa"/>
            <w:gridSpan w:val="7"/>
            <w:vAlign w:val="center"/>
          </w:tcPr>
          <w:p w14:paraId="4650ABF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lastRenderedPageBreak/>
              <w:t>AKTIVITY</w:t>
            </w:r>
          </w:p>
        </w:tc>
      </w:tr>
      <w:tr w:rsidR="00E6080B" w:rsidRPr="00F53296" w14:paraId="6724D8CA" w14:textId="77777777">
        <w:trPr>
          <w:trHeight w:val="646"/>
        </w:trPr>
        <w:tc>
          <w:tcPr>
            <w:tcW w:w="1710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5E5E0EB4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5967055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Analýza využitelnosti současné struktury webu </w:t>
            </w:r>
            <w:hyperlink r:id="rId10">
              <w:r w:rsidR="00E6080B" w:rsidRPr="00F53296">
                <w:rPr>
                  <w:rFonts w:ascii="Arial Nova" w:hAnsi="Arial Nova"/>
                  <w:color w:val="467886"/>
                  <w:sz w:val="20"/>
                  <w:szCs w:val="20"/>
                  <w:u w:val="single"/>
                </w:rPr>
                <w:t>www.brno.cz</w:t>
              </w:r>
            </w:hyperlink>
            <w:r w:rsidRPr="00F53296">
              <w:rPr>
                <w:rFonts w:ascii="Arial Nova" w:hAnsi="Arial Nova"/>
                <w:sz w:val="20"/>
                <w:szCs w:val="20"/>
              </w:rPr>
              <w:t xml:space="preserve"> v anglické mutaci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, </w:t>
            </w:r>
            <w:r w:rsidRPr="00F53296">
              <w:rPr>
                <w:rFonts w:ascii="Arial Nova" w:hAnsi="Arial Nova"/>
                <w:sz w:val="20"/>
                <w:szCs w:val="20"/>
              </w:rPr>
              <w:t>výběr možnosti, jakým způsobem nový web řešit</w:t>
            </w:r>
          </w:p>
          <w:p w14:paraId="60443D9B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4FC5833" w14:textId="77777777" w:rsidR="00E6080B" w:rsidRPr="00F53296" w:rsidRDefault="00C85367">
            <w:pPr>
              <w:tabs>
                <w:tab w:val="right" w:pos="2847"/>
              </w:tabs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4FD05DC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07AAF0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43CF368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F6C38E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5D0D26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740DC23D" w14:textId="77777777">
        <w:trPr>
          <w:trHeight w:val="850"/>
        </w:trPr>
        <w:tc>
          <w:tcPr>
            <w:tcW w:w="1710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0B9DA4B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C4A01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Analýza návštěvnosti současného webu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3ED1F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091C3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KMCR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8C21A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F3DBF0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49389D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3DB1DBB" w14:textId="77777777">
        <w:trPr>
          <w:trHeight w:val="850"/>
        </w:trPr>
        <w:tc>
          <w:tcPr>
            <w:tcW w:w="1710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4EE1A1E2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0C418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Přehled možností, jakým způsobem řešit nový anglický web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3ABD8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05/06 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8488B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OZV, BEC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7E2E5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C5D472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73DC67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2FD7166A" w14:textId="77777777">
        <w:trPr>
          <w:trHeight w:val="1417"/>
        </w:trPr>
        <w:tc>
          <w:tcPr>
            <w:tcW w:w="1710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48105F42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23360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Rozhodnutí a výběr možnosti, jakým způsobem nový web řešit (překlopení českého webu nebo předělání anglické verze)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DC763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B02DB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OZV, KMCR (webová platforma)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D6AA7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572B31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20CFF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Rozhodnutí: předělání anglické verze, tj. využití stávající stránky, její aktualizace, naplnění novým obsahem a přestrukturování</w:t>
            </w:r>
          </w:p>
        </w:tc>
      </w:tr>
      <w:tr w:rsidR="00E6080B" w:rsidRPr="00F53296" w14:paraId="4DC958C0" w14:textId="77777777">
        <w:trPr>
          <w:trHeight w:val="646"/>
        </w:trPr>
        <w:tc>
          <w:tcPr>
            <w:tcW w:w="1710" w:type="dxa"/>
            <w:vMerge w:val="restart"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6983B89F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7D4E9CF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Sestavení pracovní skupiny k nové podobě /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structure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webu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4BE90E4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46D532D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C0BA69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6603A65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510E7D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649BF31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16AC328A" w14:textId="77777777">
        <w:trPr>
          <w:trHeight w:val="1417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05E9BB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88666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Sestavení pracovní skupiny – zastoupení členů podle jednotlivých cílových skupin: OZV, BEC, OSRS, KMCR 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CDCD6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  <w:p w14:paraId="394E64B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–</w:t>
            </w:r>
          </w:p>
          <w:p w14:paraId="0F7A175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průběžně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DE6F8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Cs/>
                <w:sz w:val="20"/>
                <w:szCs w:val="20"/>
              </w:rPr>
              <w:t xml:space="preserve">OZV </w:t>
            </w:r>
            <w:r w:rsidRPr="00F53296">
              <w:rPr>
                <w:rFonts w:ascii="Arial Nova" w:hAnsi="Arial Nova"/>
                <w:sz w:val="20"/>
                <w:szCs w:val="20"/>
              </w:rPr>
              <w:t>(koordinace)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69386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A4ACC3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84B8A3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1CAEC53" w14:textId="77777777">
        <w:trPr>
          <w:trHeight w:val="1417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671B8C3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DEB05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Rozdělení odpovědností za jednotlivé obsahové části (BEC –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expati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>, OZV – zahraniční delegace atd., OSRS – cílová skupina, kterou chceme do Brna lákat, KMCR – turisté)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1EA57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Červenec 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BF574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 (koordinace)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83C80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9CDBA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A46BDD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59F2CE01" w14:textId="77777777">
        <w:trPr>
          <w:trHeight w:val="646"/>
        </w:trPr>
        <w:tc>
          <w:tcPr>
            <w:tcW w:w="1710" w:type="dxa"/>
            <w:vMerge w:val="restart"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10D933B3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77A1242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Návrh relevantního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obsahu webu.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BF3F87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59904F2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1038E46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1A02D5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28F7891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B5228C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41D296BC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52D5DE4B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BDCC98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Přehled priorit a návrh obsahu pro </w:t>
            </w:r>
            <w:proofErr w:type="spellStart"/>
            <w:r w:rsidRPr="00F53296">
              <w:rPr>
                <w:rFonts w:ascii="Arial Nova" w:hAnsi="Arial Nova"/>
                <w:b/>
                <w:sz w:val="20"/>
                <w:szCs w:val="20"/>
              </w:rPr>
              <w:t>expaty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5ECBE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C0E09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74D6D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6416EE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D09436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0D5DFCE8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6ED903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C1CF9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Přehled priorit a návrh obsahu pro 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>zahraniční delegace atd.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44BBC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E398E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6EB6A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631FBB" w14:textId="77777777" w:rsidR="00E6080B" w:rsidRPr="00F53296" w:rsidRDefault="00C85367">
            <w:pPr>
              <w:tabs>
                <w:tab w:val="left" w:pos="804"/>
              </w:tabs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C51FB4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B15CE99" w14:textId="77777777">
        <w:trPr>
          <w:trHeight w:val="850"/>
        </w:trPr>
        <w:tc>
          <w:tcPr>
            <w:tcW w:w="1710" w:type="dxa"/>
            <w:tcBorders>
              <w:top w:val="single" w:sz="4" w:space="0" w:color="000000"/>
            </w:tcBorders>
            <w:shd w:val="clear" w:color="auto" w:fill="DAE9F7"/>
          </w:tcPr>
          <w:p w14:paraId="69BC12D1" w14:textId="77777777" w:rsidR="00E6080B" w:rsidRPr="00F53296" w:rsidRDefault="00E6080B">
            <w:pPr>
              <w:widowControl w:val="0"/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2AC12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Přehled priorit a návrh obsahu pro 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>cílovou skupinu, kterou chceme do Brna lákat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40DE3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99D74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OSRS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E546F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E14395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EA85A4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2C1B2D83" w14:textId="77777777">
        <w:trPr>
          <w:trHeight w:val="850"/>
        </w:trPr>
        <w:tc>
          <w:tcPr>
            <w:tcW w:w="1710" w:type="dxa"/>
            <w:tcBorders>
              <w:bottom w:val="single" w:sz="4" w:space="0" w:color="000000"/>
            </w:tcBorders>
            <w:shd w:val="clear" w:color="auto" w:fill="DAE9F7"/>
          </w:tcPr>
          <w:p w14:paraId="0EA3C4B0" w14:textId="77777777" w:rsidR="00E6080B" w:rsidRPr="00F53296" w:rsidRDefault="00E6080B">
            <w:pPr>
              <w:widowControl w:val="0"/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BD463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Přehled priorit a návrh obsahu pro 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>turisty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3B813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DA42D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KMCR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436D6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C9CC55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B0BBA3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6D8E1DE0" w14:textId="77777777">
        <w:trPr>
          <w:trHeight w:val="646"/>
        </w:trPr>
        <w:tc>
          <w:tcPr>
            <w:tcW w:w="1710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29ADD781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0D312C55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Návrh relevantní struktury webu.</w:t>
            </w:r>
          </w:p>
          <w:p w14:paraId="327E82C2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A6B2A1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C397CA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046F1E0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5DEED5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44433E4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62B8FB5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1290A92A" w14:textId="77777777">
        <w:trPr>
          <w:trHeight w:val="850"/>
        </w:trPr>
        <w:tc>
          <w:tcPr>
            <w:tcW w:w="1710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001D173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10176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Rešerše zahraničních webů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5ED1B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A1298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C3397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8196FB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89C67D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</w:tr>
      <w:tr w:rsidR="00E6080B" w:rsidRPr="00F53296" w14:paraId="5D99324C" w14:textId="77777777">
        <w:trPr>
          <w:trHeight w:val="850"/>
        </w:trPr>
        <w:tc>
          <w:tcPr>
            <w:tcW w:w="1710" w:type="dxa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</w:tcPr>
          <w:p w14:paraId="52B67E8F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2206A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Konzultace a zapojení specialistů (UX, lokalizace)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66BC5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09/2025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5436D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C98D4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3DEA8F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100 000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5C3CE7" w14:textId="65920338" w:rsidR="00E6080B" w:rsidRPr="00F53296" w:rsidRDefault="00E6080B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</w:p>
        </w:tc>
      </w:tr>
      <w:tr w:rsidR="00E6080B" w:rsidRPr="00F53296" w14:paraId="75A64955" w14:textId="77777777">
        <w:trPr>
          <w:trHeight w:val="646"/>
        </w:trPr>
        <w:tc>
          <w:tcPr>
            <w:tcW w:w="1710" w:type="dxa"/>
            <w:vMerge w:val="restart"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592B7948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5:</w:t>
            </w:r>
          </w:p>
          <w:p w14:paraId="73D899A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 do anglického jazyka.</w:t>
            </w:r>
          </w:p>
          <w:p w14:paraId="578C1F25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3593A92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CCE224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0B05CC1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7873878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0322A1C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7"/>
            <w:vAlign w:val="center"/>
          </w:tcPr>
          <w:p w14:paraId="62A52C6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Pozn.</w:t>
            </w:r>
          </w:p>
        </w:tc>
      </w:tr>
      <w:tr w:rsidR="00E6080B" w:rsidRPr="00F53296" w14:paraId="46B91E97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07583CC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1FDA7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Předání podkladů k překladu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0D922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09/2025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ABAF9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BEC, OSRS, KMCR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7CF9A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820017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4A4155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18CD481B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6D74FFC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245B2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Oslovení odborů k předání zbývajících podkladů k překladu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CAA50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09/2025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2951D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3642B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AAE9A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D2B742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3D16349" w14:textId="77777777">
        <w:trPr>
          <w:trHeight w:val="24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1653E14B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F6B78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EBF2F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 (nejzazší termín, překlad – dle dodání podkladů)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D3B7C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3F32C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8BC712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0 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60E22A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0BFA29AC" w14:textId="77777777">
        <w:trPr>
          <w:trHeight w:val="646"/>
        </w:trPr>
        <w:tc>
          <w:tcPr>
            <w:tcW w:w="1710" w:type="dxa"/>
            <w:vMerge w:val="restart"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2DAD54A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6:</w:t>
            </w:r>
          </w:p>
          <w:p w14:paraId="603555C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lastRenderedPageBreak/>
              <w:t>Technická realizace nové verze webu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792830E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lastRenderedPageBreak/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15E8A23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18A447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714DC38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4F53001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3E382BE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Pozn.</w:t>
            </w:r>
          </w:p>
        </w:tc>
      </w:tr>
      <w:tr w:rsidR="00E6080B" w:rsidRPr="00F53296" w14:paraId="33C13CAB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171D67A8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1E460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Předání podkladů pro technické úpravy webu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71B55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469DE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25665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D3D7E5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0E402F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80AF980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17412DB0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8269F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Technické úpravy webu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27147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4847B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KMCR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F3D2F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F1B410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958B3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jedná se o obsah a grafiku</w:t>
            </w:r>
          </w:p>
        </w:tc>
      </w:tr>
      <w:tr w:rsidR="00E6080B" w:rsidRPr="00F53296" w14:paraId="5EE1023C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68127DA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i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6AC3C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Naplnění obsahem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E4D8B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11/2025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5BE71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BE0134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40EE2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FDF65C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i/>
                <w:sz w:val="20"/>
                <w:szCs w:val="20"/>
              </w:rPr>
            </w:pPr>
          </w:p>
        </w:tc>
      </w:tr>
      <w:tr w:rsidR="00E6080B" w:rsidRPr="00F53296" w14:paraId="4D6C48BF" w14:textId="77777777">
        <w:trPr>
          <w:trHeight w:val="1417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791F975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i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FD620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Přizpůsobení objednávkového systému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A7ACB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98FAF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OZV, KMCR, OMI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DF8D9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47FA34" w14:textId="77777777" w:rsidR="00E6080B" w:rsidRPr="00F53296" w:rsidRDefault="00E6080B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566BA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překlad systému se jeví bez dodatečných nákladů. Možnost objednání k anglicky mluvícímu referentovi bude upřesněno po jednání s OMI. </w:t>
            </w:r>
          </w:p>
        </w:tc>
      </w:tr>
      <w:tr w:rsidR="00E6080B" w:rsidRPr="00F53296" w14:paraId="5B7259D4" w14:textId="77777777">
        <w:trPr>
          <w:trHeight w:val="646"/>
        </w:trPr>
        <w:tc>
          <w:tcPr>
            <w:tcW w:w="1710" w:type="dxa"/>
            <w:vMerge w:val="restart"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E2F9CE1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7:</w:t>
            </w:r>
          </w:p>
          <w:p w14:paraId="13A2473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Zveřejnění finální nové verze webu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5393F7C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6E9485F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52E479A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221BA73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19EA3DD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AE9F8"/>
            <w:vAlign w:val="center"/>
          </w:tcPr>
          <w:p w14:paraId="4A52898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Pozn.</w:t>
            </w:r>
          </w:p>
        </w:tc>
      </w:tr>
      <w:tr w:rsidR="00E6080B" w:rsidRPr="00F53296" w14:paraId="10F56381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4CED01CA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6A922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Zveřejnění finální verze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76A27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445C9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A0FC2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F53E5B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65DDA8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B9CA6E7" w14:textId="77777777">
        <w:trPr>
          <w:trHeight w:val="850"/>
        </w:trPr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  <w:shd w:val="clear" w:color="auto" w:fill="DAE9F7"/>
          </w:tcPr>
          <w:p w14:paraId="30F70DC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</w:tcBorders>
            <w:vAlign w:val="center"/>
          </w:tcPr>
          <w:p w14:paraId="10D9455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Dlouhodobá správa obsahu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7A45181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průběžně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47B9A76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3859240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 průběžně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14:paraId="4EC78D5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787" w:type="dxa"/>
            <w:tcBorders>
              <w:top w:val="single" w:sz="4" w:space="0" w:color="000000"/>
            </w:tcBorders>
            <w:vAlign w:val="center"/>
          </w:tcPr>
          <w:p w14:paraId="5886EF71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</w:tbl>
    <w:p w14:paraId="53BBD87D" w14:textId="77777777" w:rsidR="00E6080B" w:rsidRPr="00F53296" w:rsidRDefault="00E6080B">
      <w:pPr>
        <w:rPr>
          <w:rFonts w:ascii="Arial Nova" w:hAnsi="Arial Nova"/>
        </w:rPr>
      </w:pPr>
    </w:p>
    <w:p w14:paraId="686D14D1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p w14:paraId="3BC474DC" w14:textId="77777777" w:rsidR="00E6080B" w:rsidRPr="00F53296" w:rsidRDefault="00C85367">
      <w:pPr>
        <w:pStyle w:val="Nadpis2"/>
        <w:ind w:left="720"/>
        <w:jc w:val="center"/>
        <w:rPr>
          <w:rFonts w:ascii="Arial Nova" w:hAnsi="Arial Nova"/>
        </w:rPr>
      </w:pPr>
      <w:bookmarkStart w:id="13" w:name="_heading=h.iz36r4essxan" w:colFirst="0" w:colLast="0"/>
      <w:bookmarkEnd w:id="13"/>
      <w:r w:rsidRPr="00F53296">
        <w:rPr>
          <w:rFonts w:ascii="Arial Nova" w:hAnsi="Arial Nova"/>
          <w:b/>
          <w:color w:val="156082"/>
        </w:rPr>
        <w:lastRenderedPageBreak/>
        <w:t>PASIVNÍ POROZUMĚNÍ: ORIENTACE</w:t>
      </w:r>
    </w:p>
    <w:tbl>
      <w:tblPr>
        <w:tblStyle w:val="a3"/>
        <w:tblW w:w="14583" w:type="dxa"/>
        <w:tblInd w:w="-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12773"/>
      </w:tblGrid>
      <w:tr w:rsidR="00E6080B" w:rsidRPr="00F53296" w14:paraId="71E77EAC" w14:textId="77777777">
        <w:trPr>
          <w:trHeight w:val="141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7AC3FB14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Strategický cíl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B842254" w14:textId="77777777" w:rsidR="00E6080B" w:rsidRPr="00F53296" w:rsidRDefault="00C85367">
            <w:pPr>
              <w:spacing w:line="278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1. PASIVNÍ POROZUMĚNÍ: 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>ORIENTACE</w:t>
            </w:r>
          </w:p>
          <w:p w14:paraId="2725D84B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i/>
                <w:sz w:val="24"/>
                <w:szCs w:val="24"/>
              </w:rPr>
              <w:t>„Vím, kam potřebuji jít, abych vyřídil/a mé záležitosti. Orientuji se mezi adresami jednotlivých úřadů a uvnitř budov. Vím, na které dveře zaklepat a ke které přepážce jít. Vím, co k vyřízení mé záležitosti potřebuji.“</w:t>
            </w:r>
          </w:p>
        </w:tc>
      </w:tr>
      <w:tr w:rsidR="00E6080B" w:rsidRPr="00F53296" w14:paraId="1C587A7F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58F38CFC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Opatření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12748D2C" w14:textId="77777777" w:rsidR="00E6080B" w:rsidRPr="00F53296" w:rsidRDefault="00C85367">
            <w:pPr>
              <w:spacing w:line="278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1.2 NAVIGACE V BUDOVÁCH A VENKOVNÍ ZNAČENÍ</w:t>
            </w:r>
          </w:p>
        </w:tc>
      </w:tr>
      <w:tr w:rsidR="00E6080B" w:rsidRPr="00F53296" w14:paraId="0A0056F1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096025BE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Nositel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894A810" w14:textId="77777777" w:rsidR="00E6080B" w:rsidRPr="00F53296" w:rsidRDefault="00C85367">
            <w:pPr>
              <w:spacing w:line="278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OVV</w:t>
            </w:r>
          </w:p>
        </w:tc>
      </w:tr>
      <w:tr w:rsidR="00E6080B" w:rsidRPr="00F53296" w14:paraId="1FEE9E51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A1408F5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Harmonogram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7DA87BB0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Prosinec 2025</w:t>
            </w:r>
            <w:r w:rsidRPr="00F53296">
              <w:rPr>
                <w:rFonts w:ascii="Arial Nova" w:hAnsi="Arial Nova"/>
                <w:sz w:val="24"/>
                <w:szCs w:val="24"/>
              </w:rPr>
              <w:t>: hotový anglický navigační systém v budovách ACADEMY PARK, KOU67+KOU67a</w:t>
            </w:r>
          </w:p>
          <w:p w14:paraId="439E033A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Prosinec 2026</w:t>
            </w:r>
            <w:r w:rsidRPr="00F53296">
              <w:rPr>
                <w:rFonts w:ascii="Arial Nova" w:hAnsi="Arial Nova"/>
                <w:sz w:val="24"/>
                <w:szCs w:val="24"/>
              </w:rPr>
              <w:t xml:space="preserve">: hotový anglický navigační systém v budovách </w:t>
            </w:r>
            <w:r w:rsidRPr="00F53296">
              <w:rPr>
                <w:rFonts w:ascii="Arial Nova" w:hAnsi="Arial Nova"/>
                <w:color w:val="222222"/>
              </w:rPr>
              <w:t>MN</w:t>
            </w:r>
            <w:r w:rsidRPr="00F53296">
              <w:rPr>
                <w:rFonts w:ascii="Arial Nova" w:hAnsi="Arial Nova"/>
                <w:sz w:val="24"/>
                <w:szCs w:val="24"/>
              </w:rPr>
              <w:t>3, DN3, HUS12, HUS3, Anenská10</w:t>
            </w:r>
          </w:p>
        </w:tc>
      </w:tr>
      <w:tr w:rsidR="00E6080B" w:rsidRPr="00F53296" w14:paraId="00C2DB36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03C3F87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Rozpočet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25DD710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0 Kč  pro ACADEMY PARK, KOU67+KOU67a</w:t>
            </w:r>
          </w:p>
          <w:p w14:paraId="2510636C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Arial Nova" w:hAnsi="Arial Nova"/>
                <w:sz w:val="24"/>
                <w:szCs w:val="24"/>
                <w:highlight w:val="yellow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400 000 Kč MN3, DN3, HUS12, HUS3, Anenská10</w:t>
            </w:r>
          </w:p>
        </w:tc>
      </w:tr>
      <w:tr w:rsidR="00E6080B" w:rsidRPr="00F53296" w14:paraId="4F09FBAC" w14:textId="77777777">
        <w:trPr>
          <w:trHeight w:val="8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E606A34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Cíl</w:t>
            </w:r>
          </w:p>
        </w:tc>
        <w:tc>
          <w:tcPr>
            <w:tcW w:w="1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63D72096" w14:textId="77777777" w:rsidR="00E6080B" w:rsidRPr="00F53296" w:rsidRDefault="00C85367">
            <w:pPr>
              <w:spacing w:line="278" w:lineRule="auto"/>
              <w:rPr>
                <w:rFonts w:ascii="Arial Nova" w:hAnsi="Arial Nova"/>
                <w:i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Na místech, kde je to potřeba, funguje navigační systém v angličtině.</w:t>
            </w:r>
          </w:p>
        </w:tc>
      </w:tr>
    </w:tbl>
    <w:p w14:paraId="4D08E5E0" w14:textId="77777777" w:rsidR="00E6080B" w:rsidRPr="00F53296" w:rsidRDefault="00E6080B">
      <w:pPr>
        <w:rPr>
          <w:rFonts w:ascii="Arial Nova" w:hAnsi="Arial Nova"/>
        </w:rPr>
      </w:pPr>
    </w:p>
    <w:p w14:paraId="6967ADE5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4"/>
        <w:tblW w:w="14601" w:type="dxa"/>
        <w:tblInd w:w="-294" w:type="dxa"/>
        <w:tblLayout w:type="fixed"/>
        <w:tblLook w:val="0600" w:firstRow="0" w:lastRow="0" w:firstColumn="0" w:lastColumn="0" w:noHBand="1" w:noVBand="1"/>
      </w:tblPr>
      <w:tblGrid>
        <w:gridCol w:w="1843"/>
        <w:gridCol w:w="2628"/>
        <w:gridCol w:w="1625"/>
        <w:gridCol w:w="1701"/>
        <w:gridCol w:w="2693"/>
        <w:gridCol w:w="1418"/>
        <w:gridCol w:w="2693"/>
      </w:tblGrid>
      <w:tr w:rsidR="00E6080B" w:rsidRPr="00F53296" w14:paraId="5F756D41" w14:textId="77777777">
        <w:trPr>
          <w:trHeight w:val="476"/>
        </w:trPr>
        <w:tc>
          <w:tcPr>
            <w:tcW w:w="1460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871D22" w14:textId="77777777" w:rsidR="00E6080B" w:rsidRPr="00F53296" w:rsidRDefault="00C85367">
            <w:pPr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lastRenderedPageBreak/>
              <w:t>AKTIVITY</w:t>
            </w:r>
          </w:p>
        </w:tc>
      </w:tr>
      <w:tr w:rsidR="00E6080B" w:rsidRPr="00F53296" w14:paraId="1D69DA8C" w14:textId="77777777">
        <w:trPr>
          <w:trHeight w:val="753"/>
        </w:trPr>
        <w:tc>
          <w:tcPr>
            <w:tcW w:w="18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6ED3087" w14:textId="77777777" w:rsidR="00E6080B" w:rsidRPr="00F53296" w:rsidRDefault="00C85367">
            <w:pPr>
              <w:spacing w:before="24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446B83AF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Analýza míst, kde je navigace v AJ potřebná:</w:t>
            </w:r>
          </w:p>
        </w:tc>
        <w:tc>
          <w:tcPr>
            <w:tcW w:w="26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BA7A5D7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6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9921E12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59860D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26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1C8232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5FA2D9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26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9B4F00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7C5583D6" w14:textId="77777777">
        <w:trPr>
          <w:trHeight w:val="330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0F1ECB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125F93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Oslovení odborů k upřesnění potřeby značení pro klienty v Aj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E96E5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3B8A33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OVV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31AB02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Dokončeno:</w:t>
            </w:r>
          </w:p>
          <w:p w14:paraId="407A357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Navázaná komunikace s jednotlivými odbory. Vyhodnocení odpovědí a budov, kde je AJ orientační systém potřeba.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619927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3D4A3A" w14:textId="77777777" w:rsidR="00E6080B" w:rsidRPr="00F53296" w:rsidRDefault="00E6080B">
            <w:pPr>
              <w:rPr>
                <w:rFonts w:ascii="Arial Nova" w:hAnsi="Arial Nova"/>
                <w:sz w:val="20"/>
                <w:szCs w:val="20"/>
              </w:rPr>
            </w:pPr>
          </w:p>
        </w:tc>
      </w:tr>
      <w:tr w:rsidR="00E6080B" w:rsidRPr="00F53296" w14:paraId="337CD7E6" w14:textId="77777777">
        <w:trPr>
          <w:trHeight w:val="330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7AF90B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50A75C" w14:textId="77777777" w:rsidR="00E6080B" w:rsidRPr="00F53296" w:rsidRDefault="00C85367">
            <w:pPr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Vytipování odborů MMB jako spolupracovníků při přípravě značení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  <w:p w14:paraId="22314246" w14:textId="77777777" w:rsidR="00E6080B" w:rsidRPr="00F53296" w:rsidRDefault="00C85367">
            <w:pPr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(KMCR, OSM, OZV)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6C846B4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Podzim 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4D47F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OVV</w:t>
            </w:r>
            <w:r w:rsidRPr="00F53296">
              <w:rPr>
                <w:rFonts w:ascii="Arial Nova" w:hAnsi="Arial Nova"/>
                <w:sz w:val="20"/>
                <w:szCs w:val="20"/>
              </w:rPr>
              <w:t xml:space="preserve"> nositel, obměna navigačního systému</w:t>
            </w:r>
          </w:p>
          <w:p w14:paraId="1BCEFA7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KMCR</w:t>
            </w:r>
          </w:p>
          <w:p w14:paraId="6E6B8D5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vizuální styl</w:t>
            </w:r>
          </w:p>
          <w:p w14:paraId="2F1ACC0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OZV </w:t>
            </w:r>
            <w:r w:rsidRPr="00F53296">
              <w:rPr>
                <w:rFonts w:ascii="Arial Nova" w:hAnsi="Arial Nova"/>
                <w:sz w:val="20"/>
                <w:szCs w:val="20"/>
              </w:rPr>
              <w:t>– překlady</w:t>
            </w:r>
          </w:p>
          <w:p w14:paraId="3211043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OSM</w:t>
            </w:r>
            <w:r w:rsidRPr="00F53296">
              <w:rPr>
                <w:rFonts w:ascii="Arial Nova" w:hAnsi="Arial Nova"/>
                <w:sz w:val="20"/>
                <w:szCs w:val="20"/>
              </w:rPr>
              <w:t xml:space="preserve"> instalace</w:t>
            </w:r>
          </w:p>
          <w:p w14:paraId="51DBF1F2" w14:textId="2485F661" w:rsidR="00E6080B" w:rsidRPr="00F53296" w:rsidRDefault="00C85367">
            <w:pPr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Grafici KMCR</w:t>
            </w:r>
            <w:r w:rsidRPr="00F53296">
              <w:rPr>
                <w:rFonts w:ascii="Arial Nova" w:hAnsi="Arial Nova"/>
                <w:sz w:val="20"/>
                <w:szCs w:val="20"/>
              </w:rPr>
              <w:t>,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DDB8B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řešení:</w:t>
            </w:r>
          </w:p>
          <w:p w14:paraId="3E0327BB" w14:textId="086EFA53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Na základě vyjádření jednotlivých odborů vytvořen přehled, kde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 xml:space="preserve">bude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dojjazyčný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  <w:r w:rsidR="00D13677" w:rsidRPr="00F53296">
              <w:rPr>
                <w:rFonts w:ascii="Arial Nova" w:hAnsi="Arial Nova"/>
                <w:sz w:val="20"/>
                <w:szCs w:val="20"/>
              </w:rPr>
              <w:t>systém</w:t>
            </w:r>
            <w:r w:rsidRPr="00F53296">
              <w:rPr>
                <w:rFonts w:ascii="Arial Nova" w:hAnsi="Arial Nova"/>
                <w:sz w:val="20"/>
                <w:szCs w:val="20"/>
              </w:rPr>
              <w:t xml:space="preserve"> aplikován.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Zahájení komunikace s KMCR a OZV. Taktéž v nejbližší době oslovíme OSM pro stanovení kontaktní osoby v případě nutnosti pomoci s instalacemi nového orientačního značení s AJ.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180B13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6D9F16" w14:textId="77777777" w:rsidR="00E6080B" w:rsidRPr="00F53296" w:rsidRDefault="00E6080B">
            <w:pPr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37226280" w14:textId="77777777">
        <w:trPr>
          <w:trHeight w:val="832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7736247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8E21D4" w14:textId="3D4BEBC2" w:rsidR="00E6080B" w:rsidRPr="00F53296" w:rsidRDefault="00C85367">
            <w:pPr>
              <w:spacing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Prioritizace značení v roce 2025: budovy ACADEMY PARK, Kounicova 67, Šumavská35.</w:t>
            </w:r>
          </w:p>
          <w:p w14:paraId="67B461EF" w14:textId="77777777" w:rsidR="00E6080B" w:rsidRPr="00F53296" w:rsidRDefault="00C85367">
            <w:pPr>
              <w:spacing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Počátkem roku 2026:</w:t>
            </w:r>
          </w:p>
          <w:p w14:paraId="0E1DF634" w14:textId="77777777" w:rsidR="00E6080B" w:rsidRPr="00F53296" w:rsidRDefault="00C85367">
            <w:pPr>
              <w:spacing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MN3, Anenská10, DN3, Husova 3. Husova 12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7AE8CE" w14:textId="77777777" w:rsidR="00E6080B" w:rsidRPr="00F53296" w:rsidRDefault="00C85367">
            <w:pPr>
              <w:spacing w:after="160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41FE5A" w14:textId="77777777" w:rsidR="00E6080B" w:rsidRPr="00F53296" w:rsidRDefault="00C85367">
            <w:pPr>
              <w:spacing w:after="160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OVV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C7A287" w14:textId="1292CF50" w:rsidR="00E6080B" w:rsidRPr="00F53296" w:rsidRDefault="00D13677">
            <w:pPr>
              <w:spacing w:after="160"/>
              <w:jc w:val="center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Dokončeno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B2FB18" w14:textId="77777777" w:rsidR="00E6080B" w:rsidRPr="00F53296" w:rsidRDefault="00C85367">
            <w:pPr>
              <w:spacing w:after="160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57B0B1" w14:textId="3BA10017" w:rsidR="00E6080B" w:rsidRPr="00F53296" w:rsidRDefault="00C85367">
            <w:pPr>
              <w:spacing w:after="160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Na základě nutnosti aktualizace </w:t>
            </w:r>
            <w:r w:rsidR="00D13677" w:rsidRPr="00F53296">
              <w:rPr>
                <w:rFonts w:ascii="Arial Nova" w:hAnsi="Arial Nova"/>
                <w:i/>
                <w:sz w:val="20"/>
                <w:szCs w:val="20"/>
              </w:rPr>
              <w:t>orientačního</w:t>
            </w: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systému v rámci budovy KOU67 a dostupných finančních prostředků byla tato budova vybrána jako zkušební pro dvojjazyčný orientační systém. Taktéž nové orientační značení v parkovacím domě </w:t>
            </w:r>
            <w:r w:rsidRPr="00F53296">
              <w:rPr>
                <w:rFonts w:ascii="Arial Nova" w:hAnsi="Arial Nova"/>
                <w:i/>
                <w:sz w:val="20"/>
                <w:szCs w:val="20"/>
              </w:rPr>
              <w:lastRenderedPageBreak/>
              <w:t>ACADEMY PARK, kde bude sídlit PARKOVÁNÍ V BRNĚ.</w:t>
            </w:r>
          </w:p>
        </w:tc>
      </w:tr>
      <w:tr w:rsidR="00E6080B" w:rsidRPr="00F53296" w14:paraId="257C75B9" w14:textId="77777777">
        <w:trPr>
          <w:trHeight w:val="592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D298711" w14:textId="77777777" w:rsidR="00E6080B" w:rsidRPr="00F53296" w:rsidRDefault="00C85367">
            <w:pPr>
              <w:spacing w:before="20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lastRenderedPageBreak/>
              <w:t>Aktivita 2:</w:t>
            </w:r>
          </w:p>
          <w:p w14:paraId="7D2F645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Tvorba textů navigace, copywriting</w:t>
            </w: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E29ADF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004559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1537E4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B206B7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5C8AAB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E4A5A7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0E0C2876" w14:textId="77777777">
        <w:trPr>
          <w:trHeight w:val="105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2BCF76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6CD37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Komunikace s odbory, vyhodnocení požadavků, tvorba podkladů pro tisková data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F8240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Podzim 2025 pro KOU67 a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Park/</w:t>
            </w:r>
          </w:p>
          <w:p w14:paraId="358C5261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6341218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jaro 2026 pro budovy MN3, Anenská10, DN3, Husova 3.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B07DD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OVV</w:t>
            </w:r>
          </w:p>
          <w:p w14:paraId="11D9026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Koordinace, komunikace a příprava podkladů</w:t>
            </w:r>
          </w:p>
          <w:p w14:paraId="4D3E7DC4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</w:p>
          <w:p w14:paraId="716B993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OZV</w:t>
            </w:r>
          </w:p>
          <w:p w14:paraId="47E120E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</w:t>
            </w:r>
          </w:p>
          <w:p w14:paraId="22B9176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KMCR</w:t>
            </w:r>
          </w:p>
          <w:p w14:paraId="31C405E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JVS a tisková data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8F9435" w14:textId="77777777" w:rsidR="00F53296" w:rsidRDefault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 /</w:t>
            </w:r>
          </w:p>
          <w:p w14:paraId="57E79B94" w14:textId="77777777" w:rsidR="00F53296" w:rsidRDefault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4822C123" w14:textId="2E359025" w:rsidR="00E6080B" w:rsidRPr="00F53296" w:rsidRDefault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58363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25391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19275E30" w14:textId="77777777">
        <w:trPr>
          <w:trHeight w:val="647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378E926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509505B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 nápisů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do anglického jazyka</w:t>
            </w: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008E5B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0618C1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94792A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9D167A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18370B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A8771D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1679AC17" w14:textId="77777777">
        <w:trPr>
          <w:trHeight w:val="1524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6550E70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179E9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Zaslání podkladů na OZV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2C517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Podzim 2025 pro KOU67 a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Park/</w:t>
            </w:r>
          </w:p>
          <w:p w14:paraId="483DFBB3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0CEDE81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jaro 2026 pro budovy MN3, Anenská10,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ED30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OVV</w:t>
            </w:r>
          </w:p>
          <w:p w14:paraId="2F60805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podklady pro překlad</w:t>
            </w:r>
          </w:p>
          <w:p w14:paraId="242907F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  <w:p w14:paraId="5524421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F72772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 /</w:t>
            </w:r>
          </w:p>
          <w:p w14:paraId="14B11636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6B082347" w14:textId="68ADC844" w:rsidR="00E6080B" w:rsidRP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3E3A1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847D31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1CE8C4EE" w14:textId="77777777">
        <w:trPr>
          <w:trHeight w:val="646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4CBB191" w14:textId="77777777" w:rsidR="00E6080B" w:rsidRPr="00F53296" w:rsidRDefault="00C85367">
            <w:pPr>
              <w:spacing w:before="24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2567DEE5" w14:textId="77777777" w:rsidR="00E6080B" w:rsidRPr="00F53296" w:rsidRDefault="00C85367">
            <w:pPr>
              <w:spacing w:after="160" w:line="278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Výroba (tisk) značení – navigačních cedulek a nápisů</w:t>
            </w: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1CDEBB2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27BE975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55C0CC1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6062158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2DE1867C" w14:textId="77777777" w:rsidR="00E6080B" w:rsidRPr="00F53296" w:rsidRDefault="00C85367">
            <w:pPr>
              <w:spacing w:line="240" w:lineRule="auto"/>
              <w:ind w:right="113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3FF108B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2A133EFC" w14:textId="77777777">
        <w:trPr>
          <w:trHeight w:val="2085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8D78D8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5CDD7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Příprava layoutu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A9EAC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Podzim 2025 pro KOU67 a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Park</w:t>
            </w:r>
          </w:p>
          <w:p w14:paraId="52A01979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62FE209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/ jaro 2026 pro budovy MN3, Anenská10, DN3, Husova 3.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35B87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OVV</w:t>
            </w:r>
          </w:p>
          <w:p w14:paraId="09F39FF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koordinace</w:t>
            </w:r>
          </w:p>
          <w:p w14:paraId="624D0A5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KMCR</w:t>
            </w:r>
          </w:p>
          <w:p w14:paraId="40939C1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realizace</w:t>
            </w:r>
          </w:p>
          <w:p w14:paraId="79D8771F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D710B8F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 /</w:t>
            </w:r>
          </w:p>
          <w:p w14:paraId="04D54285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005ECCC3" w14:textId="0465AC6E" w:rsidR="00E6080B" w:rsidRP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E208E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Interní zdroje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7CDC11" w14:textId="4D18AF4F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Dokončena “pilotní” cedule určená pro přepážkové pracoviště na KOU67. Překlad zajistilo OZV, KMCR následně vytvoří </w:t>
            </w:r>
            <w:r w:rsidR="006D057E" w:rsidRPr="00F53296">
              <w:rPr>
                <w:rFonts w:ascii="Arial Nova" w:hAnsi="Arial Nova"/>
                <w:i/>
                <w:sz w:val="20"/>
                <w:szCs w:val="20"/>
              </w:rPr>
              <w:t>jednotný</w:t>
            </w: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vizuál pro orientační cedule s využitím AJ. </w:t>
            </w:r>
          </w:p>
        </w:tc>
      </w:tr>
      <w:tr w:rsidR="00E6080B" w:rsidRPr="00F53296" w14:paraId="60A6CA57" w14:textId="77777777">
        <w:trPr>
          <w:trHeight w:val="105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F6415F9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ABD5C8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Výroba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35622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Podzim 2025 pro KOU67 a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Park/</w:t>
            </w:r>
          </w:p>
          <w:p w14:paraId="4F043063" w14:textId="77777777" w:rsidR="00E6080B" w:rsidRPr="00F53296" w:rsidRDefault="00E6080B">
            <w:pPr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6EC1303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léto 2026 pro budovy MN3, Anenská10, DN3, Husova 3.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63773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OVV koordinace KMCR realizace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5B6456C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 /</w:t>
            </w:r>
          </w:p>
          <w:p w14:paraId="3C91FA61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76E031BE" w14:textId="473F3347" w:rsidR="00E6080B" w:rsidRPr="00F53296" w:rsidRDefault="00F53296" w:rsidP="00F53296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E146E7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0/</w:t>
            </w:r>
          </w:p>
          <w:p w14:paraId="0A69CF95" w14:textId="77777777" w:rsidR="00E6080B" w:rsidRPr="00F53296" w:rsidRDefault="00E6080B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</w:p>
          <w:p w14:paraId="184D3B6E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400 000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EDBC8E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Pro  KOU67 a </w:t>
            </w:r>
            <w:proofErr w:type="spellStart"/>
            <w:r w:rsidRPr="00F53296">
              <w:rPr>
                <w:rFonts w:ascii="Arial Nova" w:hAnsi="Arial Nova"/>
                <w:i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Park se nejedná o navýšení nákladů. </w:t>
            </w:r>
          </w:p>
          <w:p w14:paraId="6C678C5E" w14:textId="77777777" w:rsidR="00E6080B" w:rsidRPr="00F53296" w:rsidRDefault="00E6080B">
            <w:pPr>
              <w:rPr>
                <w:rFonts w:ascii="Arial Nova" w:hAnsi="Arial Nova"/>
                <w:i/>
                <w:sz w:val="20"/>
                <w:szCs w:val="20"/>
              </w:rPr>
            </w:pPr>
          </w:p>
          <w:p w14:paraId="5B80EADB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Pro MN3, Anenská10, DN3, Husova 3 jde o kvalifikovaný odhad realizace značení, které zahrnuje odstranění původních tisků a začištění ploch, instalaci nového orientačního systému včetně angličtiny (v různých formátech), polepy dveří a přepážek s dvojjazyčnými informacemi, nové cedule a podvěsy z PVC, případně doplnění o skleněný orientační systém a personální tabulky ve standardizovaném formátu.</w:t>
            </w:r>
          </w:p>
          <w:p w14:paraId="7BBEC55F" w14:textId="77777777" w:rsidR="00E6080B" w:rsidRPr="00F53296" w:rsidRDefault="00E6080B">
            <w:pPr>
              <w:rPr>
                <w:rFonts w:ascii="Arial Nova" w:hAnsi="Arial Nova"/>
                <w:i/>
                <w:sz w:val="20"/>
                <w:szCs w:val="20"/>
              </w:rPr>
            </w:pPr>
          </w:p>
        </w:tc>
      </w:tr>
      <w:tr w:rsidR="00E6080B" w:rsidRPr="00F53296" w14:paraId="2F547848" w14:textId="77777777">
        <w:trPr>
          <w:trHeight w:val="646"/>
        </w:trPr>
        <w:tc>
          <w:tcPr>
            <w:tcW w:w="18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9AD5D1E" w14:textId="77777777" w:rsidR="00E6080B" w:rsidRPr="00F53296" w:rsidRDefault="00C85367">
            <w:pPr>
              <w:spacing w:before="20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5:</w:t>
            </w:r>
          </w:p>
          <w:p w14:paraId="0ADA4F39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Instalace značení</w:t>
            </w:r>
          </w:p>
        </w:tc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41DF2F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BFF66A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0118B4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C19EE2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9D123B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753A7A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7D74913F" w14:textId="77777777">
        <w:trPr>
          <w:trHeight w:val="2159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697333A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952672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Instalace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F085E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Podzim 2025 pro KOU67 a </w:t>
            </w: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Academy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 xml:space="preserve"> Park/</w:t>
            </w:r>
          </w:p>
          <w:p w14:paraId="134CF7DC" w14:textId="77777777" w:rsidR="00E6080B" w:rsidRPr="00F53296" w:rsidRDefault="00E6080B">
            <w:pPr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0ACD802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konec 2026 pro budovy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MN3, Anenská10, DN3, Husova 3.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BAFC3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OVV, externí firma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5C6B4C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 /</w:t>
            </w:r>
          </w:p>
          <w:p w14:paraId="058D1363" w14:textId="77777777" w:rsidR="00F53296" w:rsidRDefault="00F53296" w:rsidP="00F53296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086B8B5A" w14:textId="102D691A" w:rsidR="00E6080B" w:rsidRPr="00F53296" w:rsidRDefault="00F53296" w:rsidP="00F53296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CDB159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zahrnut v předchozím bodě Výroba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1958E9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viz výše</w:t>
            </w:r>
          </w:p>
        </w:tc>
      </w:tr>
    </w:tbl>
    <w:p w14:paraId="7BF51D56" w14:textId="77777777" w:rsidR="00E6080B" w:rsidRPr="00F53296" w:rsidRDefault="00E6080B">
      <w:pPr>
        <w:rPr>
          <w:rFonts w:ascii="Arial Nova" w:hAnsi="Arial Nova"/>
        </w:rPr>
      </w:pPr>
    </w:p>
    <w:p w14:paraId="05736B66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p w14:paraId="37EBE4F9" w14:textId="77777777" w:rsidR="00E6080B" w:rsidRPr="00F53296" w:rsidRDefault="00C85367">
      <w:pPr>
        <w:pStyle w:val="Nadpis2"/>
        <w:ind w:left="720"/>
        <w:jc w:val="center"/>
        <w:rPr>
          <w:rFonts w:ascii="Arial Nova" w:hAnsi="Arial Nova"/>
          <w:b/>
          <w:color w:val="156082"/>
        </w:rPr>
      </w:pPr>
      <w:bookmarkStart w:id="14" w:name="_heading=h.p34f4c3iahzx" w:colFirst="0" w:colLast="0"/>
      <w:bookmarkEnd w:id="14"/>
      <w:r w:rsidRPr="00F53296">
        <w:rPr>
          <w:rFonts w:ascii="Arial Nova" w:hAnsi="Arial Nova"/>
          <w:b/>
          <w:color w:val="156082"/>
        </w:rPr>
        <w:lastRenderedPageBreak/>
        <w:t>PASIVNÍ POROZUMĚNÍ: ORIENTACE</w:t>
      </w:r>
    </w:p>
    <w:tbl>
      <w:tblPr>
        <w:tblStyle w:val="a5"/>
        <w:tblW w:w="1431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2503"/>
      </w:tblGrid>
      <w:tr w:rsidR="00E6080B" w:rsidRPr="00F53296" w14:paraId="26F96A04" w14:textId="77777777">
        <w:trPr>
          <w:trHeight w:val="141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6FBBF1C8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>Strategický cíl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183770E2" w14:textId="77777777" w:rsidR="00E6080B" w:rsidRPr="00F53296" w:rsidRDefault="00C8536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ova" w:hAnsi="Arial Nova"/>
                <w:b/>
                <w:color w:val="000000"/>
              </w:rPr>
            </w:pPr>
            <w:r w:rsidRPr="00F53296">
              <w:rPr>
                <w:rFonts w:ascii="Arial Nova" w:hAnsi="Arial Nova"/>
                <w:color w:val="000000"/>
              </w:rPr>
              <w:t xml:space="preserve">PASIVNÍ POROZUMĚNÍ: </w:t>
            </w:r>
            <w:r w:rsidRPr="00F53296">
              <w:rPr>
                <w:rFonts w:ascii="Arial Nova" w:hAnsi="Arial Nova"/>
                <w:b/>
                <w:color w:val="000000"/>
              </w:rPr>
              <w:t>ORIENTACE</w:t>
            </w:r>
          </w:p>
          <w:p w14:paraId="21F23EE2" w14:textId="77777777" w:rsidR="00E6080B" w:rsidRPr="00F53296" w:rsidRDefault="00E60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 Nova" w:hAnsi="Arial Nova"/>
                <w:b/>
                <w:color w:val="000000"/>
              </w:rPr>
            </w:pPr>
          </w:p>
          <w:p w14:paraId="6563211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 xml:space="preserve"> </w:t>
            </w:r>
            <w:r w:rsidRPr="00F53296">
              <w:rPr>
                <w:rFonts w:ascii="Arial Nova" w:hAnsi="Arial Nova"/>
                <w:i/>
              </w:rPr>
      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      </w:r>
          </w:p>
        </w:tc>
      </w:tr>
      <w:tr w:rsidR="00E6080B" w:rsidRPr="00F53296" w14:paraId="2B01F264" w14:textId="77777777">
        <w:trPr>
          <w:trHeight w:val="8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964DC31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>Opatření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3D601B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1.3 PŘEKLADY FORMULÁŘŮ A DALŠÍCH POTŘEBNÝCH DOKUMENTŮ DO ANGLIČTINY</w:t>
            </w:r>
          </w:p>
        </w:tc>
      </w:tr>
      <w:tr w:rsidR="00E6080B" w:rsidRPr="00F53296" w14:paraId="7A1E91C7" w14:textId="77777777">
        <w:trPr>
          <w:trHeight w:val="8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04BCAA24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Nositel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54D7E95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OZV</w:t>
            </w:r>
          </w:p>
        </w:tc>
      </w:tr>
      <w:tr w:rsidR="00E6080B" w:rsidRPr="00F53296" w14:paraId="4B46971D" w14:textId="77777777">
        <w:trPr>
          <w:trHeight w:val="141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01CB78D5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Harmonogram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75E72877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06/2025       Připravený seznam formulářů a dokumentů potřebných pro překlad </w:t>
            </w:r>
          </w:p>
          <w:p w14:paraId="40085A10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do</w:t>
            </w:r>
            <w:r w:rsidRPr="00F53296">
              <w:rPr>
                <w:rFonts w:ascii="Arial Nova" w:hAnsi="Arial Nova"/>
                <w:b/>
              </w:rPr>
              <w:t xml:space="preserve"> 12/2025 Hotovy překlad</w:t>
            </w:r>
            <w:r w:rsidRPr="00F53296">
              <w:rPr>
                <w:rFonts w:ascii="Arial Nova" w:hAnsi="Arial Nova"/>
              </w:rPr>
              <w:t xml:space="preserve"> všech formulářů a dokumentů (nejzazší termín, překlady probíhají průběžně)</w:t>
            </w:r>
          </w:p>
          <w:p w14:paraId="1B73F9E5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do</w:t>
            </w:r>
            <w:r w:rsidRPr="00F53296">
              <w:rPr>
                <w:rFonts w:ascii="Arial Nova" w:hAnsi="Arial Nova"/>
                <w:b/>
              </w:rPr>
              <w:t xml:space="preserve"> 12/2025 Distribuce všech přeložených dokumentů</w:t>
            </w:r>
            <w:r w:rsidRPr="00F53296">
              <w:rPr>
                <w:rFonts w:ascii="Arial Nova" w:hAnsi="Arial Nova"/>
              </w:rPr>
              <w:t xml:space="preserve"> na odbory, přepážky a jejich publikace na </w:t>
            </w:r>
            <w:r w:rsidRPr="00F53296">
              <w:rPr>
                <w:rFonts w:ascii="Arial Nova" w:hAnsi="Arial Nova"/>
                <w:b/>
              </w:rPr>
              <w:t xml:space="preserve">webu </w:t>
            </w:r>
            <w:r w:rsidRPr="00F53296">
              <w:rPr>
                <w:rFonts w:ascii="Arial Nova" w:hAnsi="Arial Nova"/>
              </w:rPr>
              <w:t>(nejzazší termín, distribuce probíhá průběžně)</w:t>
            </w:r>
          </w:p>
        </w:tc>
      </w:tr>
      <w:tr w:rsidR="00E6080B" w:rsidRPr="00F53296" w14:paraId="39B353C7" w14:textId="77777777">
        <w:trPr>
          <w:trHeight w:val="8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6E2013F7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Rozpočet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5FAAE22A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50 000 Kč ročně</w:t>
            </w:r>
            <w:r w:rsidRPr="00F53296">
              <w:rPr>
                <w:rFonts w:ascii="Arial Nova" w:hAnsi="Arial Nova"/>
              </w:rPr>
              <w:t xml:space="preserve"> (externí překlad obsáhlých dokumentů nad rámec běžných překladů)</w:t>
            </w:r>
          </w:p>
        </w:tc>
      </w:tr>
      <w:tr w:rsidR="00E6080B" w:rsidRPr="00F53296" w14:paraId="3BDA770D" w14:textId="77777777">
        <w:trPr>
          <w:trHeight w:val="8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FA1D010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Cíl</w:t>
            </w:r>
          </w:p>
        </w:tc>
        <w:tc>
          <w:tcPr>
            <w:tcW w:w="1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6DB7B65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</w:rPr>
              <w:t xml:space="preserve">Na všech přepážkách, kde je to potřeba, jsou k dispozici formuláře, které mohou referenti a anglicky mluvící cizinci využívat. </w:t>
            </w:r>
          </w:p>
        </w:tc>
      </w:tr>
    </w:tbl>
    <w:p w14:paraId="471612F3" w14:textId="77777777" w:rsidR="00E6080B" w:rsidRPr="00F53296" w:rsidRDefault="00E6080B">
      <w:pPr>
        <w:rPr>
          <w:rFonts w:ascii="Arial Nova" w:hAnsi="Arial Nova"/>
        </w:rPr>
      </w:pPr>
    </w:p>
    <w:p w14:paraId="34E1DD54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6"/>
        <w:tblW w:w="1431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835"/>
        <w:gridCol w:w="1417"/>
        <w:gridCol w:w="1872"/>
        <w:gridCol w:w="1134"/>
        <w:gridCol w:w="1701"/>
        <w:gridCol w:w="3544"/>
      </w:tblGrid>
      <w:tr w:rsidR="00E6080B" w:rsidRPr="00F53296" w14:paraId="6083803B" w14:textId="77777777">
        <w:trPr>
          <w:trHeight w:val="483"/>
        </w:trPr>
        <w:tc>
          <w:tcPr>
            <w:tcW w:w="143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AC51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lastRenderedPageBreak/>
              <w:t>AKTIVITY</w:t>
            </w:r>
          </w:p>
        </w:tc>
      </w:tr>
      <w:tr w:rsidR="00E6080B" w:rsidRPr="00F53296" w14:paraId="32163318" w14:textId="77777777">
        <w:trPr>
          <w:trHeight w:val="646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2FDB4B59" w14:textId="77777777" w:rsidR="00E6080B" w:rsidRPr="00F53296" w:rsidRDefault="00C85367">
            <w:pPr>
              <w:tabs>
                <w:tab w:val="left" w:pos="1303"/>
              </w:tabs>
              <w:spacing w:before="20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0AE66F1A" w14:textId="3EF02890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Seznam formulářů potřebných k</w:t>
            </w:r>
            <w:r w:rsidR="00F73BCF">
              <w:rPr>
                <w:rFonts w:ascii="Arial Nova" w:hAnsi="Arial Nova"/>
                <w:sz w:val="20"/>
                <w:szCs w:val="20"/>
              </w:rPr>
              <w:t> </w:t>
            </w:r>
            <w:r w:rsidRPr="00F53296">
              <w:rPr>
                <w:rFonts w:ascii="Arial Nova" w:hAnsi="Arial Nova"/>
                <w:sz w:val="20"/>
                <w:szCs w:val="20"/>
              </w:rPr>
              <w:t>přeložení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540DCC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462E88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17F774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20EEE4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1D6EDD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D6EE36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29D832D3" w14:textId="77777777">
        <w:trPr>
          <w:trHeight w:val="850"/>
        </w:trPr>
        <w:tc>
          <w:tcPr>
            <w:tcW w:w="18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18B2E94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F0B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Oslovení odborů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EE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04/2025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D76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4066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4BB2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5B5B1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EA2A822" w14:textId="77777777">
        <w:trPr>
          <w:trHeight w:val="850"/>
        </w:trPr>
        <w:tc>
          <w:tcPr>
            <w:tcW w:w="18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6622953A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C45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Zpracování podkladů od odborů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FF12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642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6C14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A95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E2AF5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A97F581" w14:textId="77777777">
        <w:trPr>
          <w:trHeight w:val="850"/>
        </w:trPr>
        <w:tc>
          <w:tcPr>
            <w:tcW w:w="18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511903DB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5CAC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Seznam dokumentů na překlad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86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7D0B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ECE4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474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51AF4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0831A802" w14:textId="77777777">
        <w:trPr>
          <w:trHeight w:val="646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32B2413D" w14:textId="77777777" w:rsidR="00E6080B" w:rsidRPr="00F53296" w:rsidRDefault="00C85367">
            <w:pPr>
              <w:tabs>
                <w:tab w:val="left" w:pos="1303"/>
              </w:tabs>
              <w:spacing w:before="20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7B7D7FDF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 formulářů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89F8F7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C50837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7CFD93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BCC4E1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7DDD7F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4B2534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2B9EE906" w14:textId="77777777">
        <w:trPr>
          <w:trHeight w:val="850"/>
        </w:trPr>
        <w:tc>
          <w:tcPr>
            <w:tcW w:w="18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740706B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072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překladů interně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41C0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804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AED8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 průběžně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236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3C0F9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CECFBA8" w14:textId="77777777">
        <w:trPr>
          <w:trHeight w:val="1134"/>
        </w:trPr>
        <w:tc>
          <w:tcPr>
            <w:tcW w:w="18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0A5E597C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B966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překladů externě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5DBA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DD7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 prostřednictvím externí agentury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83BF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E70B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50 000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C5DF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Jde o dokumenty OK (metodický návod, vzor smlouvy, vzory žádostí, AP SKKO + </w:t>
            </w:r>
            <w:proofErr w:type="spellStart"/>
            <w:r w:rsidRPr="00F53296">
              <w:rPr>
                <w:rFonts w:ascii="Arial Nova" w:hAnsi="Arial Nova"/>
                <w:i/>
                <w:sz w:val="20"/>
                <w:szCs w:val="20"/>
              </w:rPr>
              <w:t>info</w:t>
            </w:r>
            <w:proofErr w:type="spellEnd"/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zpráva a evaluace)</w:t>
            </w:r>
          </w:p>
        </w:tc>
      </w:tr>
      <w:tr w:rsidR="00E6080B" w:rsidRPr="00F53296" w14:paraId="2A741E7A" w14:textId="77777777">
        <w:trPr>
          <w:trHeight w:val="646"/>
        </w:trPr>
        <w:tc>
          <w:tcPr>
            <w:tcW w:w="181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2A7F47B4" w14:textId="77777777" w:rsidR="00E6080B" w:rsidRPr="00F53296" w:rsidRDefault="00C85367">
            <w:pPr>
              <w:tabs>
                <w:tab w:val="left" w:pos="1303"/>
              </w:tabs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6FEE9EFA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Distribuce na přepážky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055CDD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6C57B1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1108CC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2F5A38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49062B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0226ED8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3286801" w14:textId="77777777">
        <w:trPr>
          <w:trHeight w:val="850"/>
        </w:trPr>
        <w:tc>
          <w:tcPr>
            <w:tcW w:w="181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43C2098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B33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Distribuce přeložených dokumentů na odbory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0246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0C7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8CA2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 průběžně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F796F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4D33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3E7F21FD" w14:textId="77777777">
        <w:trPr>
          <w:trHeight w:val="850"/>
        </w:trPr>
        <w:tc>
          <w:tcPr>
            <w:tcW w:w="181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502ADD5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9E018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Vystavení na web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6C6D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81DC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EB3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 průběžně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B30C4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A80E1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35FDB60F" w14:textId="77777777">
        <w:trPr>
          <w:trHeight w:val="646"/>
        </w:trPr>
        <w:tc>
          <w:tcPr>
            <w:tcW w:w="181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2E47B01E" w14:textId="77777777" w:rsidR="00E6080B" w:rsidRPr="00F53296" w:rsidRDefault="00C85367">
            <w:pPr>
              <w:tabs>
                <w:tab w:val="left" w:pos="1303"/>
              </w:tabs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0F3C3423" w14:textId="77777777" w:rsidR="00E6080B" w:rsidRPr="00F53296" w:rsidRDefault="00C85367">
            <w:pPr>
              <w:tabs>
                <w:tab w:val="left" w:pos="1303"/>
              </w:tabs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lastRenderedPageBreak/>
              <w:t>Kontrola aktuálnosti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3A8CFE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lastRenderedPageBreak/>
              <w:t>Dílčí kroky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E3C725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FFB278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128618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53238B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2B6483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ACB9478" w14:textId="77777777">
        <w:trPr>
          <w:trHeight w:val="850"/>
        </w:trPr>
        <w:tc>
          <w:tcPr>
            <w:tcW w:w="181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AE9F7"/>
          </w:tcPr>
          <w:p w14:paraId="613E20E2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06A3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Kontrola aktuálnosti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EAA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Průběžně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736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Jednotlivé odbory, OZV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2ACC8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Průběžně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577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8204B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</w:tr>
    </w:tbl>
    <w:p w14:paraId="4F0B9469" w14:textId="77777777" w:rsidR="00E6080B" w:rsidRPr="00F53296" w:rsidRDefault="00C85367">
      <w:pPr>
        <w:pStyle w:val="Nadpis2"/>
        <w:jc w:val="center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br w:type="page"/>
      </w:r>
    </w:p>
    <w:p w14:paraId="0A4971AA" w14:textId="77777777" w:rsidR="00E6080B" w:rsidRPr="00F53296" w:rsidRDefault="00E6080B">
      <w:pPr>
        <w:pStyle w:val="Nadpis2"/>
        <w:jc w:val="center"/>
        <w:rPr>
          <w:rFonts w:ascii="Arial Nova" w:hAnsi="Arial Nova"/>
        </w:rPr>
      </w:pPr>
    </w:p>
    <w:p w14:paraId="3E9A415A" w14:textId="77777777" w:rsidR="00E6080B" w:rsidRPr="00F53296" w:rsidRDefault="00C85367">
      <w:pPr>
        <w:pStyle w:val="Nadpis2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 Nova" w:hAnsi="Arial Nova"/>
          <w:b/>
          <w:color w:val="156082"/>
        </w:rPr>
      </w:pPr>
      <w:bookmarkStart w:id="15" w:name="_heading=h.fxtribgkof3n" w:colFirst="0" w:colLast="0"/>
      <w:bookmarkEnd w:id="15"/>
      <w:r w:rsidRPr="00F53296">
        <w:rPr>
          <w:rFonts w:ascii="Arial Nova" w:hAnsi="Arial Nova"/>
          <w:b/>
          <w:color w:val="156082"/>
        </w:rPr>
        <w:t>VYŘÍZENÍ ÚKONŮ: KOMUNIKACE</w:t>
      </w:r>
    </w:p>
    <w:tbl>
      <w:tblPr>
        <w:tblStyle w:val="a7"/>
        <w:tblW w:w="14317" w:type="dxa"/>
        <w:tblInd w:w="-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2352"/>
      </w:tblGrid>
      <w:tr w:rsidR="00E6080B" w:rsidRPr="00F53296" w14:paraId="43A2C2AA" w14:textId="77777777">
        <w:trPr>
          <w:trHeight w:val="1417"/>
        </w:trPr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C9E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9F52F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Strategický cíl</w:t>
            </w:r>
          </w:p>
        </w:tc>
        <w:tc>
          <w:tcPr>
            <w:tcW w:w="123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6C9E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FDD98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2. VYŘÍZENÍ ÚKONŮ: </w:t>
            </w:r>
            <w:r w:rsidRPr="00F53296">
              <w:rPr>
                <w:rFonts w:ascii="Arial Nova" w:hAnsi="Arial Nova"/>
                <w:b/>
                <w:sz w:val="24"/>
                <w:szCs w:val="24"/>
              </w:rPr>
              <w:t>KOMUNIKACE</w:t>
            </w:r>
          </w:p>
          <w:p w14:paraId="1575020A" w14:textId="77777777" w:rsidR="00E6080B" w:rsidRPr="00F53296" w:rsidRDefault="00E60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ova" w:hAnsi="Arial Nova"/>
                <w:sz w:val="24"/>
                <w:szCs w:val="24"/>
              </w:rPr>
            </w:pPr>
          </w:p>
          <w:p w14:paraId="44DBE9BD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 „Umím sám / sama vyřídit své záležitosti na úřadě. Vždycky je tu někdo, kdo mi rozumí a dokáže mi poradit. Ostatní vědí, ke komu mě mají poslat, abych se domluvil/a.“</w:t>
            </w:r>
          </w:p>
        </w:tc>
      </w:tr>
      <w:tr w:rsidR="00E6080B" w:rsidRPr="00F53296" w14:paraId="7B814AF3" w14:textId="77777777">
        <w:trPr>
          <w:trHeight w:val="850"/>
        </w:trPr>
        <w:tc>
          <w:tcPr>
            <w:tcW w:w="19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2C6C7" w14:textId="77777777" w:rsidR="00E6080B" w:rsidRPr="00F53296" w:rsidRDefault="00C85367">
            <w:pP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Opatření</w:t>
            </w:r>
          </w:p>
        </w:tc>
        <w:tc>
          <w:tcPr>
            <w:tcW w:w="1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60A40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2.1 JAZYKOVÁ VYBAVENOST ZAMĚSTNANCŮ MMB</w:t>
            </w:r>
          </w:p>
        </w:tc>
      </w:tr>
      <w:tr w:rsidR="00E6080B" w:rsidRPr="00F53296" w14:paraId="3667BF09" w14:textId="77777777">
        <w:trPr>
          <w:trHeight w:val="850"/>
        </w:trPr>
        <w:tc>
          <w:tcPr>
            <w:tcW w:w="19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254523" w14:textId="77777777" w:rsidR="00E6080B" w:rsidRPr="00F53296" w:rsidRDefault="00C85367">
            <w:pP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Nositel</w:t>
            </w:r>
          </w:p>
        </w:tc>
        <w:tc>
          <w:tcPr>
            <w:tcW w:w="1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A291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Personální oddělení</w:t>
            </w:r>
          </w:p>
        </w:tc>
      </w:tr>
      <w:tr w:rsidR="00E6080B" w:rsidRPr="00F53296" w14:paraId="5B4A5A84" w14:textId="77777777">
        <w:trPr>
          <w:trHeight w:val="1417"/>
        </w:trPr>
        <w:tc>
          <w:tcPr>
            <w:tcW w:w="19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88806" w14:textId="77777777" w:rsidR="00E6080B" w:rsidRPr="00F53296" w:rsidRDefault="00C85367">
            <w:pP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Harmonogram</w:t>
            </w:r>
          </w:p>
        </w:tc>
        <w:tc>
          <w:tcPr>
            <w:tcW w:w="1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71A28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5/2025          vytipování odborů s potřebou na jazykovou vybavenost</w:t>
            </w:r>
          </w:p>
          <w:p w14:paraId="4C23516A" w14:textId="77777777" w:rsidR="00E6080B" w:rsidRPr="00F53296" w:rsidRDefault="00C85367">
            <w:pPr>
              <w:tabs>
                <w:tab w:val="left" w:pos="1342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od 6/2025     obsazovat uvolněné pracovní pozice s úředním stykem s cizinci s ohledem na jazykové znalosti uchazečů </w:t>
            </w:r>
          </w:p>
          <w:p w14:paraId="01F72408" w14:textId="77777777" w:rsidR="00E6080B" w:rsidRPr="00F53296" w:rsidRDefault="00C85367">
            <w:pPr>
              <w:tabs>
                <w:tab w:val="left" w:pos="1342"/>
              </w:tabs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od 1/2026     proškolování stávajících zaměstnanců v jazykových dovednostech v návaznosti na zastávanou pracovní pozici </w:t>
            </w:r>
          </w:p>
          <w:p w14:paraId="012DF631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1/2027          odbory se stykem s cizinci jsou schopni obsloužit klienty v anglickém jazyce </w:t>
            </w:r>
          </w:p>
        </w:tc>
      </w:tr>
      <w:tr w:rsidR="00E6080B" w:rsidRPr="00F53296" w14:paraId="068049AC" w14:textId="77777777">
        <w:trPr>
          <w:trHeight w:val="850"/>
        </w:trPr>
        <w:tc>
          <w:tcPr>
            <w:tcW w:w="19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F6AF0" w14:textId="77777777" w:rsidR="00E6080B" w:rsidRPr="00F53296" w:rsidRDefault="00C85367">
            <w:pP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Rozpočet</w:t>
            </w:r>
          </w:p>
        </w:tc>
        <w:tc>
          <w:tcPr>
            <w:tcW w:w="1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3662FD" w14:textId="77777777" w:rsidR="00E6080B" w:rsidRPr="00F53296" w:rsidRDefault="00C85367">
            <w:pPr>
              <w:spacing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1 mil. Kč</w:t>
            </w:r>
            <w:r w:rsidRPr="00F53296">
              <w:rPr>
                <w:rFonts w:ascii="Arial Nova" w:hAnsi="Arial Nova"/>
              </w:rPr>
              <w:t>: jedná se o zajištění jazykových kurzů, které odpovídají pracovním pozicím zaměstnanců (nikoliv všeobecné kurzy).</w:t>
            </w:r>
          </w:p>
        </w:tc>
      </w:tr>
      <w:tr w:rsidR="00E6080B" w:rsidRPr="00F53296" w14:paraId="11491A04" w14:textId="77777777">
        <w:trPr>
          <w:trHeight w:val="850"/>
        </w:trPr>
        <w:tc>
          <w:tcPr>
            <w:tcW w:w="19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70316" w14:textId="77777777" w:rsidR="00E6080B" w:rsidRPr="00F53296" w:rsidRDefault="00C85367">
            <w:pPr>
              <w:spacing w:line="240" w:lineRule="auto"/>
              <w:ind w:left="35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>Cíl</w:t>
            </w:r>
          </w:p>
        </w:tc>
        <w:tc>
          <w:tcPr>
            <w:tcW w:w="1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E0DE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sz w:val="24"/>
                <w:szCs w:val="24"/>
              </w:rPr>
              <w:t xml:space="preserve">Na odborech, kde je to potřeba, je přepážka, na které se cizinci domluví anglicky. </w:t>
            </w:r>
          </w:p>
        </w:tc>
      </w:tr>
    </w:tbl>
    <w:p w14:paraId="3C77B8A3" w14:textId="77777777" w:rsidR="00E6080B" w:rsidRPr="00F53296" w:rsidRDefault="00E6080B">
      <w:pPr>
        <w:rPr>
          <w:rFonts w:ascii="Arial Nova" w:hAnsi="Arial Nova"/>
        </w:rPr>
      </w:pPr>
    </w:p>
    <w:p w14:paraId="57F30CFF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8"/>
        <w:tblW w:w="14316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1586"/>
        <w:gridCol w:w="3402"/>
        <w:gridCol w:w="1417"/>
        <w:gridCol w:w="1701"/>
        <w:gridCol w:w="1134"/>
        <w:gridCol w:w="1417"/>
        <w:gridCol w:w="3659"/>
      </w:tblGrid>
      <w:tr w:rsidR="00E6080B" w:rsidRPr="00F53296" w14:paraId="02CD9538" w14:textId="77777777">
        <w:trPr>
          <w:trHeight w:val="480"/>
        </w:trPr>
        <w:tc>
          <w:tcPr>
            <w:tcW w:w="143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2466CE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lastRenderedPageBreak/>
              <w:t>AKTIVITY</w:t>
            </w:r>
          </w:p>
        </w:tc>
      </w:tr>
      <w:tr w:rsidR="00E6080B" w:rsidRPr="00F53296" w14:paraId="040C067D" w14:textId="77777777">
        <w:trPr>
          <w:trHeight w:val="646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3E24602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3AA48B3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Stanovení odborů se stykem s cizinci </w:t>
            </w:r>
          </w:p>
          <w:p w14:paraId="557D178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AFC03B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1263D8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312F53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955964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373A34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64A863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3D880905" w14:textId="77777777">
        <w:trPr>
          <w:trHeight w:val="850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C618B5A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2BE06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Oslovení odborů pro zjištění potřebnosti na jazykovou vybavenost zaměstnanců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4C87B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04/2025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5FE549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Ved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>. 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8FFDCA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AC1BF0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CB2645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79382A9B" w14:textId="77777777">
        <w:trPr>
          <w:trHeight w:val="850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6CEEA7F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06D04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Zjištění počtu zaměstnanců, kteří plní jazykovou vybavenost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F70C18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04/2025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BC54F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proofErr w:type="spellStart"/>
            <w:r w:rsidRPr="00F53296">
              <w:rPr>
                <w:rFonts w:ascii="Arial Nova" w:hAnsi="Arial Nova"/>
                <w:sz w:val="20"/>
                <w:szCs w:val="20"/>
              </w:rPr>
              <w:t>Ved</w:t>
            </w:r>
            <w:proofErr w:type="spellEnd"/>
            <w:r w:rsidRPr="00F53296">
              <w:rPr>
                <w:rFonts w:ascii="Arial Nova" w:hAnsi="Arial Nova"/>
                <w:sz w:val="20"/>
                <w:szCs w:val="20"/>
              </w:rPr>
              <w:t>. 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157A1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FA0B84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98992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3D0FBF7D" w14:textId="77777777">
        <w:trPr>
          <w:trHeight w:val="646"/>
        </w:trPr>
        <w:tc>
          <w:tcPr>
            <w:tcW w:w="158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AC77A69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51B00E7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Vyhodnocení průzkumu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A28FDD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19E396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E0D15A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703D34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8CDF6B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07F41E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4F27FCA7" w14:textId="77777777">
        <w:trPr>
          <w:trHeight w:val="850"/>
        </w:trPr>
        <w:tc>
          <w:tcPr>
            <w:tcW w:w="1587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031FB5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835B9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Sepsat odbory se stykem s cizinci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25EACA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11ED2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C4391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1CE7F6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9FB0CD5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8FD2B81" w14:textId="77777777">
        <w:trPr>
          <w:trHeight w:val="850"/>
        </w:trPr>
        <w:tc>
          <w:tcPr>
            <w:tcW w:w="1587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4C147220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6B1F3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Vyhodnotit odbory, kde je styk s cizinci zajištěn stávajícími zaměstnanci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398BEB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DA695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084B9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485B36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DFF66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4992BE41" w14:textId="77777777">
        <w:trPr>
          <w:trHeight w:val="850"/>
        </w:trPr>
        <w:tc>
          <w:tcPr>
            <w:tcW w:w="1587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37ADC6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65AAC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Vyhodnotit odbory, kde chybí jazykově vybavení zaměstnanci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55E5A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05/2025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57B1B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4ADF2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60A5A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C0C00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1C6F2114" w14:textId="77777777">
        <w:trPr>
          <w:trHeight w:val="646"/>
        </w:trPr>
        <w:tc>
          <w:tcPr>
            <w:tcW w:w="1587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D999FED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2999188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Návrh řešení pro styk odboru s cizinci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14F775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0A2458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C5349A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23D692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8F8D78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D727E9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9BE18AB" w14:textId="77777777">
        <w:trPr>
          <w:trHeight w:val="1417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E54B4E9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AD34C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Odbory s jazykově vybavenými zaměstnanci vyspecifikují potřebu jejich prohlubujícího vzdělávání formou speciálních jazykových kurzů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CE599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4F982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Vedoucí odborů prostřednictvím 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48DB12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D288A6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D133D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053CA1A6" w14:textId="77777777">
        <w:trPr>
          <w:trHeight w:val="1417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CC52AF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30F281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Odbory bez jazykově vybavených zaměstnanců navrhnou řešení buď vyčleněním úředních hodin pro cizince s účastí externího překladatele na pracovišti</w:t>
            </w: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nebo zajištěním kontaktu na “doptání”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80ED4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1B226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Vedoucí odborů prostřednictvím 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4043F1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F5DFA8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91D246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Náklady na tlumočení jsou uvedeny v popisu opatření 2.2 Akčního plánu (Tlumočení)</w:t>
            </w:r>
          </w:p>
        </w:tc>
      </w:tr>
      <w:tr w:rsidR="00E6080B" w:rsidRPr="00F53296" w14:paraId="6BA9D27C" w14:textId="77777777">
        <w:trPr>
          <w:trHeight w:val="974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2121C19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i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CCA6C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Přijímání nových zaměstnanců s ohledem na jazykové potřeby odboru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27D76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Průběžně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47F351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Vedoucí odborů + 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259EF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50F04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91EBF9E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558126D5" w14:textId="77777777">
        <w:trPr>
          <w:trHeight w:val="646"/>
        </w:trPr>
        <w:tc>
          <w:tcPr>
            <w:tcW w:w="1587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CFCC0D3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377E608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Podpora specializovaného jazykového vzdělávání v anglickém jazyce.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649067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A89AF4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F167C3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CA8AED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E47310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C3201E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3B67F687" w14:textId="77777777">
        <w:trPr>
          <w:trHeight w:val="567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6BBA0B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1105B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Průzkum trhu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315F02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9/2025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AB404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PO+OVV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CD55B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5DD4E7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BD54B8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7A1CEDD" w14:textId="77777777">
        <w:trPr>
          <w:trHeight w:val="567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E697129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26FCB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Výběr vzdělávací agentury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BB16D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67D55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PO+OVV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70ADB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C54561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039CC4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5E86642F" w14:textId="77777777">
        <w:trPr>
          <w:trHeight w:val="1417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589CEF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D511E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Spuštění jazykových kurzů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1B90C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38EB47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PO+OVV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ADB7E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74289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1 000 000 Kč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466B1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Jedná se o kvalifikovaný odhad na základě ceny za jazykové kurzy organizované Odborovou organizací MMB (uvedené v Kolektivní smlouvě) vůči počtu zapojených zaměstnanců (130) a při zohlednění zvýšené náročnosti kurzů odborných dovedností</w:t>
            </w:r>
          </w:p>
        </w:tc>
      </w:tr>
      <w:tr w:rsidR="00E6080B" w:rsidRPr="00F53296" w14:paraId="6684DBA6" w14:textId="77777777">
        <w:trPr>
          <w:trHeight w:val="646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4BE4653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5:</w:t>
            </w:r>
          </w:p>
          <w:p w14:paraId="729CC38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Technické nastavení objednávkového systému k referentům hovořícím anglicky.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0306090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19953C7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0D3D82C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0BCF5CE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2D2B8B0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7A81F44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61E22AD1" w14:textId="77777777">
        <w:trPr>
          <w:trHeight w:val="850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1EB4E6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2B1910" w14:textId="77777777" w:rsidR="00E6080B" w:rsidRPr="00F53296" w:rsidRDefault="00C8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Projednání postupu nastavení objednávkového systému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6D404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7F8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F3CCB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0223C9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23A79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Náklady na úpravu objednávkového systému bude uveden v opatření 1.1 akčního plánu (Web) </w:t>
            </w:r>
          </w:p>
        </w:tc>
      </w:tr>
      <w:tr w:rsidR="00E6080B" w:rsidRPr="00F53296" w14:paraId="45F7F6CD" w14:textId="77777777">
        <w:trPr>
          <w:trHeight w:val="850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C918CA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CD1498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Realizace přizpůsobení objednávkového systému anglicky mluvícím cizincům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9BDAB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2293F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9363B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6630E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6F400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Náklady na úpravu objednávkového systému bude uveden v opatření 1.1 akčního plánu (Web) </w:t>
            </w:r>
          </w:p>
        </w:tc>
      </w:tr>
      <w:tr w:rsidR="00E6080B" w:rsidRPr="00F53296" w14:paraId="46FB538C" w14:textId="77777777">
        <w:trPr>
          <w:trHeight w:val="646"/>
        </w:trPr>
        <w:tc>
          <w:tcPr>
            <w:tcW w:w="1587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4C40165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6:</w:t>
            </w:r>
          </w:p>
          <w:p w14:paraId="011F8D9B" w14:textId="77777777" w:rsidR="00D31F2D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Přijímání </w:t>
            </w:r>
          </w:p>
          <w:p w14:paraId="7E76613F" w14:textId="328706E0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lastRenderedPageBreak/>
              <w:t>zaměstnanců s ohledem na znalost AJ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1E7D9AC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lastRenderedPageBreak/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53A6DB7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433E600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4AF62FA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618DF37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8"/>
            <w:tcMar>
              <w:left w:w="108" w:type="dxa"/>
              <w:right w:w="108" w:type="dxa"/>
            </w:tcMar>
            <w:vAlign w:val="center"/>
          </w:tcPr>
          <w:p w14:paraId="1DC26DC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83A8B2B" w14:textId="77777777">
        <w:trPr>
          <w:trHeight w:val="850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2C1084A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67BDF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Vyhlašovat VŘ s ohledem na znalost AJ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EFD10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33A02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+ dotčené odbory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9426D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CA25601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CA26AD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4370C6CA" w14:textId="77777777">
        <w:trPr>
          <w:trHeight w:val="850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8F9E608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FAB2F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Přijímání zaměstnanců s ohledem na znalost jazyků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AFD94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2FAA8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+ dotčené odbory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ADAAD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27F39D1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D9E69B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6359C176" w14:textId="77777777">
        <w:trPr>
          <w:trHeight w:val="850"/>
        </w:trPr>
        <w:tc>
          <w:tcPr>
            <w:tcW w:w="158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886FE3C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42F3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Doporučení zohledňovat zajišťování komunikace s cizinci při odměňování zaměstnanců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25497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815D2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Vedoucí dotčených odborů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DFC76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 řešení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F2C97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2883E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Doporučení bude realizováno prostřednictvím tajemníka MMB</w:t>
            </w:r>
          </w:p>
        </w:tc>
      </w:tr>
    </w:tbl>
    <w:p w14:paraId="055FA5B6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p w14:paraId="4164E26D" w14:textId="77777777" w:rsidR="00E6080B" w:rsidRPr="00F53296" w:rsidRDefault="00C85367">
      <w:pPr>
        <w:pStyle w:val="Nadpis2"/>
        <w:ind w:left="720"/>
        <w:jc w:val="center"/>
        <w:rPr>
          <w:rFonts w:ascii="Arial Nova" w:hAnsi="Arial Nova"/>
        </w:rPr>
      </w:pPr>
      <w:bookmarkStart w:id="16" w:name="_heading=h.nsajrbhpi9zp" w:colFirst="0" w:colLast="0"/>
      <w:bookmarkEnd w:id="16"/>
      <w:r w:rsidRPr="00F53296">
        <w:rPr>
          <w:rFonts w:ascii="Arial Nova" w:hAnsi="Arial Nova"/>
          <w:b/>
          <w:color w:val="156082"/>
        </w:rPr>
        <w:lastRenderedPageBreak/>
        <w:t>VYŘÍZENÍ ÚKONŮ: KOMUNIKACE</w:t>
      </w:r>
    </w:p>
    <w:tbl>
      <w:tblPr>
        <w:tblStyle w:val="a9"/>
        <w:tblW w:w="1427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2535"/>
      </w:tblGrid>
      <w:tr w:rsidR="00E6080B" w:rsidRPr="00F53296" w14:paraId="2A9F4993" w14:textId="77777777">
        <w:trPr>
          <w:trHeight w:val="133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F48FC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Strategický cíl</w:t>
            </w:r>
          </w:p>
        </w:tc>
        <w:tc>
          <w:tcPr>
            <w:tcW w:w="12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FE023" w14:textId="77777777" w:rsidR="00E6080B" w:rsidRPr="00F53296" w:rsidRDefault="00C85367">
            <w:pPr>
              <w:spacing w:before="120" w:after="288" w:line="240" w:lineRule="auto"/>
              <w:ind w:left="-120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 xml:space="preserve">2.2. VYŘÍZENÍ ÚKONŮ: </w:t>
            </w:r>
            <w:r w:rsidRPr="00F53296">
              <w:rPr>
                <w:rFonts w:ascii="Arial Nova" w:hAnsi="Arial Nova"/>
                <w:b/>
              </w:rPr>
              <w:t>KOMUNIKACE</w:t>
            </w:r>
          </w:p>
          <w:p w14:paraId="08366A79" w14:textId="77777777" w:rsidR="00E6080B" w:rsidRPr="00F53296" w:rsidRDefault="00C85367">
            <w:pPr>
              <w:spacing w:before="120" w:after="288" w:line="240" w:lineRule="auto"/>
              <w:ind w:left="-39"/>
              <w:jc w:val="both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</w:rPr>
              <w:t xml:space="preserve"> </w:t>
            </w:r>
            <w:r w:rsidRPr="00F53296">
              <w:rPr>
                <w:rFonts w:ascii="Arial Nova" w:hAnsi="Arial Nova"/>
                <w:i/>
              </w:rPr>
              <w:t>„Umím sám/ sama vyřídit své záležitosti na úřadě. Vždycky je tu někdo, kdo mi rozumí a dokáže mi poradit. Ostatní vědí, ke komu mě mají vyslat, abych se domluvil/a.“</w:t>
            </w:r>
          </w:p>
        </w:tc>
      </w:tr>
      <w:tr w:rsidR="00E6080B" w:rsidRPr="00F53296" w14:paraId="09EFB343" w14:textId="77777777">
        <w:trPr>
          <w:trHeight w:val="555"/>
        </w:trPr>
        <w:tc>
          <w:tcPr>
            <w:tcW w:w="17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646EC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Opatření</w:t>
            </w:r>
          </w:p>
        </w:tc>
        <w:tc>
          <w:tcPr>
            <w:tcW w:w="1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BA041" w14:textId="77777777" w:rsidR="00E6080B" w:rsidRPr="00F53296" w:rsidRDefault="00C85367">
            <w:pPr>
              <w:spacing w:before="120" w:after="288" w:line="240" w:lineRule="auto"/>
              <w:ind w:left="-120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2.2 TLUMOČENÍ</w:t>
            </w:r>
          </w:p>
        </w:tc>
      </w:tr>
      <w:tr w:rsidR="00E6080B" w:rsidRPr="00F53296" w14:paraId="3B18E583" w14:textId="77777777">
        <w:trPr>
          <w:trHeight w:val="480"/>
        </w:trPr>
        <w:tc>
          <w:tcPr>
            <w:tcW w:w="17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CB60E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Nositel</w:t>
            </w:r>
          </w:p>
        </w:tc>
        <w:tc>
          <w:tcPr>
            <w:tcW w:w="1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11114" w14:textId="77777777" w:rsidR="00E6080B" w:rsidRPr="00F53296" w:rsidRDefault="00C85367">
            <w:pPr>
              <w:spacing w:before="120" w:after="288" w:line="240" w:lineRule="auto"/>
              <w:ind w:left="-120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OZV</w:t>
            </w:r>
          </w:p>
        </w:tc>
      </w:tr>
      <w:tr w:rsidR="00E6080B" w:rsidRPr="00F53296" w14:paraId="51FF0DB1" w14:textId="77777777">
        <w:trPr>
          <w:trHeight w:val="480"/>
        </w:trPr>
        <w:tc>
          <w:tcPr>
            <w:tcW w:w="17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29A3BD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Harmonogram</w:t>
            </w:r>
          </w:p>
        </w:tc>
        <w:tc>
          <w:tcPr>
            <w:tcW w:w="1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B58A2" w14:textId="77777777" w:rsidR="00E6080B" w:rsidRPr="00F53296" w:rsidRDefault="00C85367">
            <w:pPr>
              <w:spacing w:before="120" w:after="288" w:line="240" w:lineRule="auto"/>
              <w:ind w:left="-40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06/2025                  Připravený seznam odborů a oddělení, kde je tlumočení potřeba</w:t>
            </w:r>
          </w:p>
          <w:p w14:paraId="3C0429ED" w14:textId="77777777" w:rsidR="00E6080B" w:rsidRPr="00F53296" w:rsidRDefault="00C85367">
            <w:pPr>
              <w:spacing w:before="120" w:after="288" w:line="240" w:lineRule="auto"/>
              <w:ind w:left="-39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 xml:space="preserve">08/2025         Připravený seznam tlumočníků </w:t>
            </w:r>
            <w:r w:rsidRPr="00F53296">
              <w:rPr>
                <w:rFonts w:ascii="Arial Nova" w:hAnsi="Arial Nova"/>
              </w:rPr>
              <w:t xml:space="preserve">(z interních zdrojů i externistů), kteří zajistí </w:t>
            </w:r>
            <w:r w:rsidRPr="00F53296">
              <w:rPr>
                <w:rFonts w:ascii="Arial Nova" w:hAnsi="Arial Nova"/>
                <w:b/>
              </w:rPr>
              <w:t xml:space="preserve">nárazové tlumočení </w:t>
            </w:r>
            <w:r w:rsidRPr="00F53296">
              <w:rPr>
                <w:rFonts w:ascii="Arial Nova" w:hAnsi="Arial Nova"/>
              </w:rPr>
              <w:t>při požadavcích z jednotlivých oddělení</w:t>
            </w:r>
          </w:p>
          <w:p w14:paraId="06C9323B" w14:textId="77777777" w:rsidR="00E6080B" w:rsidRPr="00F53296" w:rsidRDefault="00C85367">
            <w:pPr>
              <w:spacing w:before="120" w:after="288" w:line="240" w:lineRule="auto"/>
              <w:ind w:left="-39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 xml:space="preserve">08/2025–12/2025 Připravený seznam tlumočníků </w:t>
            </w:r>
            <w:r w:rsidRPr="00F53296">
              <w:rPr>
                <w:rFonts w:ascii="Arial Nova" w:hAnsi="Arial Nova"/>
              </w:rPr>
              <w:t xml:space="preserve">(z interních zdrojů i externistů), jejich </w:t>
            </w:r>
            <w:r w:rsidRPr="00F53296">
              <w:rPr>
                <w:rFonts w:ascii="Arial Nova" w:hAnsi="Arial Nova"/>
                <w:b/>
              </w:rPr>
              <w:t>nasmlouvání a organizace,</w:t>
            </w:r>
            <w:r w:rsidRPr="00F53296">
              <w:rPr>
                <w:rFonts w:ascii="Arial Nova" w:hAnsi="Arial Nova"/>
              </w:rPr>
              <w:t xml:space="preserve"> kteří budou zajišťovat </w:t>
            </w:r>
            <w:r w:rsidRPr="00F53296">
              <w:rPr>
                <w:rFonts w:ascii="Arial Nova" w:hAnsi="Arial Nova"/>
                <w:b/>
              </w:rPr>
              <w:t>pravidelné tlumočení na odděleních</w:t>
            </w:r>
            <w:r w:rsidRPr="00F53296">
              <w:rPr>
                <w:rFonts w:ascii="Arial Nova" w:hAnsi="Arial Nova"/>
              </w:rPr>
              <w:t xml:space="preserve">, kde je zapotřebí pravidelná komunikace v angličtině </w:t>
            </w:r>
          </w:p>
          <w:p w14:paraId="6F98BFB2" w14:textId="77777777" w:rsidR="00E6080B" w:rsidRPr="00F53296" w:rsidRDefault="00C85367">
            <w:pPr>
              <w:spacing w:before="120" w:after="288" w:line="240" w:lineRule="auto"/>
              <w:ind w:left="-39"/>
              <w:jc w:val="both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 xml:space="preserve">01/2026                </w:t>
            </w:r>
            <w:r w:rsidRPr="00F53296">
              <w:rPr>
                <w:rFonts w:ascii="Arial Nova" w:hAnsi="Arial Nova"/>
              </w:rPr>
              <w:t xml:space="preserve">Díky technickému vybavení je </w:t>
            </w:r>
            <w:r w:rsidRPr="00F53296">
              <w:rPr>
                <w:rFonts w:ascii="Arial Nova" w:hAnsi="Arial Nova"/>
                <w:b/>
              </w:rPr>
              <w:t>možná základní komunikace v angličtině na vrátnicích budov MMB</w:t>
            </w:r>
          </w:p>
        </w:tc>
      </w:tr>
      <w:tr w:rsidR="00E6080B" w:rsidRPr="00F53296" w14:paraId="3068B643" w14:textId="77777777">
        <w:trPr>
          <w:trHeight w:val="480"/>
        </w:trPr>
        <w:tc>
          <w:tcPr>
            <w:tcW w:w="17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D2D39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Rozpočet</w:t>
            </w:r>
          </w:p>
        </w:tc>
        <w:tc>
          <w:tcPr>
            <w:tcW w:w="1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CA917" w14:textId="77777777" w:rsidR="00E6080B" w:rsidRPr="00F53296" w:rsidRDefault="00C85367">
            <w:pPr>
              <w:spacing w:before="120" w:after="120" w:line="240" w:lineRule="auto"/>
              <w:ind w:left="-45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b/>
              </w:rPr>
              <w:t>340 000 Kč</w:t>
            </w:r>
            <w:r w:rsidRPr="00F53296">
              <w:rPr>
                <w:rFonts w:ascii="Arial Nova" w:hAnsi="Arial Nova"/>
                <w:i/>
              </w:rPr>
              <w:t xml:space="preserve"> </w:t>
            </w:r>
          </w:p>
          <w:p w14:paraId="2D6FB8D7" w14:textId="77777777" w:rsidR="00E6080B" w:rsidRPr="00F53296" w:rsidRDefault="00C85367">
            <w:pPr>
              <w:spacing w:before="120" w:after="120" w:line="240" w:lineRule="auto"/>
              <w:ind w:left="-45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</w:rPr>
              <w:t xml:space="preserve">z toho: </w:t>
            </w:r>
          </w:p>
          <w:p w14:paraId="3212CFA5" w14:textId="77777777" w:rsidR="00E6080B" w:rsidRPr="00F53296" w:rsidRDefault="00C85367">
            <w:pPr>
              <w:spacing w:before="120" w:after="120" w:line="240" w:lineRule="auto"/>
              <w:ind w:left="-45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240 000 Kč (nárazové a pravidelné tlumočení)</w:t>
            </w:r>
          </w:p>
          <w:p w14:paraId="16B4C7FB" w14:textId="77777777" w:rsidR="00E6080B" w:rsidRPr="00F53296" w:rsidRDefault="00C85367">
            <w:pPr>
              <w:spacing w:before="120" w:after="120" w:line="240" w:lineRule="auto"/>
              <w:ind w:left="-45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100 000 Kč (nákup technického vybavení pro strojové tlumočení) </w:t>
            </w:r>
          </w:p>
        </w:tc>
      </w:tr>
      <w:tr w:rsidR="00E6080B" w:rsidRPr="00F53296" w14:paraId="4CF285E2" w14:textId="77777777">
        <w:trPr>
          <w:trHeight w:val="555"/>
        </w:trPr>
        <w:tc>
          <w:tcPr>
            <w:tcW w:w="17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4E628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Cíl</w:t>
            </w:r>
          </w:p>
        </w:tc>
        <w:tc>
          <w:tcPr>
            <w:tcW w:w="1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E60C0" w14:textId="77777777" w:rsidR="00E6080B" w:rsidRPr="00F53296" w:rsidRDefault="00C85367">
            <w:pPr>
              <w:spacing w:before="120" w:after="288" w:line="240" w:lineRule="auto"/>
              <w:ind w:left="-39"/>
              <w:jc w:val="both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Na přepážkách, kde je to potřeba, je možné využít tlumočení</w:t>
            </w:r>
          </w:p>
        </w:tc>
      </w:tr>
    </w:tbl>
    <w:p w14:paraId="0F070ABE" w14:textId="77777777" w:rsidR="00E6080B" w:rsidRPr="00F53296" w:rsidRDefault="00E6080B">
      <w:pPr>
        <w:rPr>
          <w:rFonts w:ascii="Arial Nova" w:hAnsi="Arial Nova"/>
        </w:rPr>
      </w:pPr>
    </w:p>
    <w:p w14:paraId="1C33D41F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a"/>
        <w:tblW w:w="14316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1842"/>
        <w:gridCol w:w="2835"/>
        <w:gridCol w:w="1417"/>
        <w:gridCol w:w="1701"/>
        <w:gridCol w:w="1134"/>
        <w:gridCol w:w="1701"/>
        <w:gridCol w:w="3686"/>
      </w:tblGrid>
      <w:tr w:rsidR="00E6080B" w:rsidRPr="00F53296" w14:paraId="1A17352D" w14:textId="77777777">
        <w:trPr>
          <w:trHeight w:val="548"/>
        </w:trPr>
        <w:tc>
          <w:tcPr>
            <w:tcW w:w="143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5D6C7A" w14:textId="77777777" w:rsidR="00E6080B" w:rsidRPr="00F53296" w:rsidRDefault="00C85367">
            <w:pPr>
              <w:spacing w:before="120" w:after="120" w:line="240" w:lineRule="auto"/>
              <w:jc w:val="center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lastRenderedPageBreak/>
              <w:t>AKTIVITY</w:t>
            </w:r>
          </w:p>
        </w:tc>
      </w:tr>
      <w:tr w:rsidR="00E6080B" w:rsidRPr="00F53296" w14:paraId="40B301A1" w14:textId="77777777">
        <w:trPr>
          <w:trHeight w:val="330"/>
        </w:trPr>
        <w:tc>
          <w:tcPr>
            <w:tcW w:w="18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75FC350" w14:textId="77777777" w:rsidR="00E6080B" w:rsidRPr="00F53296" w:rsidRDefault="00C85367">
            <w:pPr>
              <w:spacing w:before="12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7FD47DDE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Seznam odborů a oddělení, kde je tlumočení potřeba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5EDBB7E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C3E7E67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4842702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CD95FA7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A376108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992682B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D2EEA2F" w14:textId="77777777">
        <w:trPr>
          <w:trHeight w:val="582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E524652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560808C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Oslovení odborů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2303CA7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04/2025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937237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916D85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234103" w14:textId="77777777" w:rsidR="00E6080B" w:rsidRPr="00F53296" w:rsidRDefault="00C85367">
            <w:pPr>
              <w:spacing w:before="360" w:after="288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81E4AF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02781AD5" w14:textId="77777777">
        <w:trPr>
          <w:trHeight w:val="330"/>
        </w:trPr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BDAFA64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AC4CF0E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Zpracování podkladů – seznam odborů, kde je tlumočení potřeba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B482852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3FC2A2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1A899C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1DE775" w14:textId="77777777" w:rsidR="00E6080B" w:rsidRPr="00F53296" w:rsidRDefault="00C85367">
            <w:pPr>
              <w:spacing w:before="360" w:after="288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455FC6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434D0CA9" w14:textId="77777777">
        <w:trPr>
          <w:trHeight w:val="768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4AA0012" w14:textId="77777777" w:rsidR="00E6080B" w:rsidRPr="00F53296" w:rsidRDefault="00C85367">
            <w:pPr>
              <w:spacing w:before="28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18D19034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Zajištění nárazového tlumočení </w:t>
            </w:r>
          </w:p>
          <w:p w14:paraId="3A95E751" w14:textId="77777777" w:rsidR="00E6080B" w:rsidRPr="00F53296" w:rsidRDefault="00E6080B">
            <w:pPr>
              <w:spacing w:before="120" w:after="288"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3D7F2C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E88B84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E1206F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4A1C15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C8211D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4F482D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1BA70FD1" w14:textId="77777777">
        <w:trPr>
          <w:trHeight w:val="850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DEB87F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CBB6A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Seznam interních tlumočníků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52B90EA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3635633" w14:textId="77777777" w:rsidR="00E6080B" w:rsidRPr="00F53296" w:rsidRDefault="00C85367">
            <w:pPr>
              <w:spacing w:before="120" w:after="120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  <w:p w14:paraId="14EE994E" w14:textId="77777777" w:rsidR="00E6080B" w:rsidRPr="00F53296" w:rsidRDefault="00C85367">
            <w:pPr>
              <w:spacing w:after="120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07BF059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4DC043D9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3F7BA8A" w14:textId="77777777" w:rsidR="00E6080B" w:rsidRPr="00F53296" w:rsidRDefault="00C85367">
            <w:pPr>
              <w:spacing w:before="120" w:after="288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BC30C0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5E7D79AD" w14:textId="77777777">
        <w:trPr>
          <w:trHeight w:val="850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316852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FE831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Seznam externích tlumočníků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F87228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5405015" w14:textId="77777777" w:rsidR="00E6080B" w:rsidRPr="00F53296" w:rsidRDefault="00E6080B">
            <w:pPr>
              <w:spacing w:after="240" w:line="240" w:lineRule="auto"/>
              <w:rPr>
                <w:rFonts w:ascii="Arial Nova" w:hAnsi="Arial Nova"/>
                <w:sz w:val="20"/>
                <w:szCs w:val="20"/>
              </w:rPr>
            </w:pPr>
          </w:p>
          <w:p w14:paraId="6F4D108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A7F7E74" w14:textId="77777777" w:rsidR="00E6080B" w:rsidRPr="00F53296" w:rsidRDefault="00E6080B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08231491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D8ABDC" w14:textId="77777777" w:rsidR="00E6080B" w:rsidRPr="00F53296" w:rsidRDefault="00C85367">
            <w:pPr>
              <w:spacing w:before="240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60 000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45DEB4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pokud by nikdo z interních kontaktů nemohl vyřídit požadavek, existovala by možnost zapojit externí tlumočníky</w:t>
            </w:r>
          </w:p>
        </w:tc>
      </w:tr>
      <w:tr w:rsidR="00E6080B" w:rsidRPr="00F53296" w14:paraId="13CF5DFB" w14:textId="77777777">
        <w:trPr>
          <w:trHeight w:val="1417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EB1DD5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i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84C68A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Seznam kontaktů z jiných odborů, kde je možné využít zaměstnance pro nárazové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C192F7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5301115" w14:textId="77777777" w:rsidR="00E6080B" w:rsidRPr="00F53296" w:rsidRDefault="00C85367">
            <w:pPr>
              <w:spacing w:before="60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  <w:p w14:paraId="100C1624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ABA2FCE" w14:textId="77777777" w:rsidR="00E6080B" w:rsidRPr="00F53296" w:rsidRDefault="00E6080B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</w:p>
          <w:p w14:paraId="13C8CBAE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Probíhá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93A7D86" w14:textId="77777777" w:rsidR="00E6080B" w:rsidRPr="00F53296" w:rsidRDefault="00C85367">
            <w:pPr>
              <w:spacing w:before="120" w:after="288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3EE30B4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anglicky mluvící kontakty přímo na odborech, kam lze přepojovat hovory </w:t>
            </w:r>
          </w:p>
        </w:tc>
      </w:tr>
      <w:tr w:rsidR="00E6080B" w:rsidRPr="00F53296" w14:paraId="4F6D03A2" w14:textId="77777777">
        <w:trPr>
          <w:trHeight w:val="751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55531F0" w14:textId="77777777" w:rsidR="00E6080B" w:rsidRPr="00F53296" w:rsidRDefault="00C85367">
            <w:pPr>
              <w:spacing w:before="28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0069902B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pravidelného tlumočení</w:t>
            </w:r>
          </w:p>
          <w:p w14:paraId="6CCC7C23" w14:textId="77777777" w:rsidR="00E6080B" w:rsidRPr="00F53296" w:rsidRDefault="00E6080B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BC3459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D51E29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96F676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1DE56A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9AFDB2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A782D4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077DEE65" w14:textId="77777777">
        <w:trPr>
          <w:trHeight w:val="358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43142B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D8DFF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Seznam externích tlumočníků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14C1C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07/202525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5AA7D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BEC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E6A88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DBCAFC" w14:textId="77777777" w:rsidR="00E6080B" w:rsidRPr="00F53296" w:rsidRDefault="00E6080B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07092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ORVŘ (ŘP, vozidla) + OD (taxi)</w:t>
            </w:r>
          </w:p>
          <w:p w14:paraId="50F5F9D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po, st, pá</w:t>
            </w:r>
          </w:p>
        </w:tc>
      </w:tr>
      <w:tr w:rsidR="00E6080B" w:rsidRPr="00F53296" w14:paraId="3E92CE61" w14:textId="77777777">
        <w:trPr>
          <w:trHeight w:val="105"/>
        </w:trPr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52F4AE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259017F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Organizace pravidelného tlumočení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9B117F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FAFCFE" w14:textId="77777777" w:rsidR="00E6080B" w:rsidRPr="00F53296" w:rsidRDefault="00C85367">
            <w:pPr>
              <w:spacing w:before="120" w:after="288"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 BEC, jednotlivé odbory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C8948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F713C6" w14:textId="77777777" w:rsidR="00E6080B" w:rsidRPr="00F53296" w:rsidRDefault="00C85367">
            <w:pPr>
              <w:spacing w:before="120" w:after="288"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180 000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3BE8221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jedná se o navýšení současných nákladů</w:t>
            </w:r>
          </w:p>
        </w:tc>
      </w:tr>
      <w:tr w:rsidR="00E6080B" w:rsidRPr="00F53296" w14:paraId="46EBA23F" w14:textId="77777777">
        <w:trPr>
          <w:trHeight w:val="685"/>
        </w:trPr>
        <w:tc>
          <w:tcPr>
            <w:tcW w:w="18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1044764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3C338D3D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Vstupní brány do budov magistrátu: cizinci se na vrátnicích domluví anglicky pomocí technologií</w:t>
            </w:r>
          </w:p>
          <w:p w14:paraId="20BE22B2" w14:textId="77777777" w:rsidR="00E6080B" w:rsidRPr="00F53296" w:rsidRDefault="00E6080B">
            <w:pPr>
              <w:spacing w:before="120" w:after="288"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945CFB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63EA38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C1367A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F7C38B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B980C5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31EFD6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489011C7" w14:textId="77777777">
        <w:trPr>
          <w:trHeight w:val="850"/>
        </w:trPr>
        <w:tc>
          <w:tcPr>
            <w:tcW w:w="18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8BC183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F9BAD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Sestavení seznamu vrátnic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81A12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10F15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OZV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608A1E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Hotovo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438F34A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7DA30D4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0276E646" w14:textId="77777777">
        <w:trPr>
          <w:trHeight w:val="850"/>
        </w:trPr>
        <w:tc>
          <w:tcPr>
            <w:tcW w:w="1843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A06D42F" w14:textId="77777777" w:rsidR="00E6080B" w:rsidRPr="00F53296" w:rsidRDefault="00E6080B">
            <w:pPr>
              <w:widowControl w:val="0"/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07078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Nákup technického vybavení pro komunikaci v angličtině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B9D5C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4B5BE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10BB1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E6B1A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  <w:r w:rsidRPr="00F53296">
              <w:rPr>
                <w:rFonts w:ascii="Arial Nova" w:hAnsi="Arial Nova"/>
                <w:sz w:val="20"/>
                <w:szCs w:val="20"/>
              </w:rPr>
              <w:t>100 000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3A525F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tablety s aplikací umožňující okamžité tlumočení </w:t>
            </w:r>
          </w:p>
        </w:tc>
      </w:tr>
      <w:tr w:rsidR="00E6080B" w:rsidRPr="00F53296" w14:paraId="04B0F356" w14:textId="77777777">
        <w:trPr>
          <w:trHeight w:val="1417"/>
        </w:trPr>
        <w:tc>
          <w:tcPr>
            <w:tcW w:w="184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66CC427" w14:textId="77777777" w:rsidR="00E6080B" w:rsidRPr="00F53296" w:rsidRDefault="00E6080B">
            <w:pPr>
              <w:widowControl w:val="0"/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ADD2E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Vybavení pracovníků pro práci s tablety (nebo jiným vybavením) pro komunikaci v angličtině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80C46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FA9CA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jednotlivé příslušné odbory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57625E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658B7D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A4FDFE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</w:tr>
      <w:tr w:rsidR="00E6080B" w:rsidRPr="00F53296" w14:paraId="328EABA7" w14:textId="77777777">
        <w:trPr>
          <w:trHeight w:val="850"/>
        </w:trPr>
        <w:tc>
          <w:tcPr>
            <w:tcW w:w="184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373D9AD" w14:textId="77777777" w:rsidR="00E6080B" w:rsidRPr="00F53296" w:rsidRDefault="00E6080B">
            <w:pPr>
              <w:widowControl w:val="0"/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72747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Zaškolení pracovníků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EC243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37653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33EBF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F13B67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080A6E0" w14:textId="77777777" w:rsidR="00E6080B" w:rsidRPr="00F53296" w:rsidRDefault="00E6080B">
            <w:pPr>
              <w:spacing w:before="120" w:after="288" w:line="240" w:lineRule="auto"/>
              <w:jc w:val="both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E6080B" w:rsidRPr="00F53296" w14:paraId="79842E9B" w14:textId="77777777">
        <w:trPr>
          <w:trHeight w:val="850"/>
        </w:trPr>
        <w:tc>
          <w:tcPr>
            <w:tcW w:w="18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65BFC10" w14:textId="77777777" w:rsidR="00E6080B" w:rsidRPr="00F53296" w:rsidRDefault="00E6080B">
            <w:pPr>
              <w:widowControl w:val="0"/>
              <w:spacing w:before="120" w:after="288"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E1B5D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online připojení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0A1CF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01/2026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065FD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9682D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26F2AA" w14:textId="77777777" w:rsidR="00E6080B" w:rsidRPr="00F53296" w:rsidRDefault="00C85367">
            <w:pPr>
              <w:spacing w:line="240" w:lineRule="auto"/>
              <w:ind w:right="113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bude upřesněno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33814D6" w14:textId="77777777" w:rsidR="00E6080B" w:rsidRPr="00F53296" w:rsidRDefault="00C85367">
            <w:pPr>
              <w:spacing w:before="120" w:after="288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nepředpokládáme vysoké náklady, je ale nutné upřesnit po jednání s OMI</w:t>
            </w:r>
          </w:p>
        </w:tc>
      </w:tr>
    </w:tbl>
    <w:p w14:paraId="5EFCDA7B" w14:textId="77777777" w:rsidR="00E6080B" w:rsidRPr="00F53296" w:rsidRDefault="00E6080B">
      <w:pPr>
        <w:rPr>
          <w:rFonts w:ascii="Arial Nova" w:hAnsi="Arial Nova"/>
        </w:rPr>
      </w:pPr>
    </w:p>
    <w:p w14:paraId="2556895C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p w14:paraId="03E05EC0" w14:textId="77777777" w:rsidR="00E6080B" w:rsidRPr="00F53296" w:rsidRDefault="00C85367">
      <w:pPr>
        <w:pStyle w:val="Nadpis2"/>
        <w:ind w:left="720"/>
        <w:jc w:val="center"/>
        <w:rPr>
          <w:rFonts w:ascii="Arial Nova" w:hAnsi="Arial Nova"/>
        </w:rPr>
      </w:pPr>
      <w:bookmarkStart w:id="17" w:name="_heading=h.1z5mvf5i8huy" w:colFirst="0" w:colLast="0"/>
      <w:bookmarkEnd w:id="17"/>
      <w:r w:rsidRPr="00F53296">
        <w:rPr>
          <w:rFonts w:ascii="Arial Nova" w:hAnsi="Arial Nova"/>
          <w:b/>
          <w:color w:val="156082"/>
        </w:rPr>
        <w:lastRenderedPageBreak/>
        <w:t>VYŘÍZENÍ ÚKONŮ: KOMUNIKACE</w:t>
      </w:r>
    </w:p>
    <w:tbl>
      <w:tblPr>
        <w:tblStyle w:val="ab"/>
        <w:tblW w:w="14317" w:type="dxa"/>
        <w:tblInd w:w="-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2574"/>
      </w:tblGrid>
      <w:tr w:rsidR="00E6080B" w:rsidRPr="00F53296" w14:paraId="3C918A9C" w14:textId="77777777">
        <w:trPr>
          <w:trHeight w:val="1015"/>
        </w:trPr>
        <w:tc>
          <w:tcPr>
            <w:tcW w:w="1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9F946F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Strategický cíl</w:t>
            </w:r>
          </w:p>
        </w:tc>
        <w:tc>
          <w:tcPr>
            <w:tcW w:w="125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E585D" w14:textId="77777777" w:rsidR="00E6080B" w:rsidRPr="00F53296" w:rsidRDefault="00C85367">
            <w:pPr>
              <w:spacing w:before="120" w:after="120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 xml:space="preserve">2. VYŘÍZENÍ ÚKONŮ: </w:t>
            </w:r>
            <w:r w:rsidRPr="00F53296">
              <w:rPr>
                <w:rFonts w:ascii="Arial Nova" w:hAnsi="Arial Nova"/>
                <w:b/>
              </w:rPr>
              <w:t>KOMUNIKACE</w:t>
            </w:r>
          </w:p>
          <w:p w14:paraId="2B60D329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„Umím sám / sama vyřídit své záležitosti na úřadě. Vždycky je tu někdo, kdo mi rozumí a dokáže mi poradit. Ostatní vědí, ke komu mě mají poslat, abych se domluvil/a.“</w:t>
            </w:r>
          </w:p>
        </w:tc>
      </w:tr>
      <w:tr w:rsidR="00E6080B" w:rsidRPr="00F53296" w14:paraId="0E8AEEE0" w14:textId="77777777">
        <w:trPr>
          <w:trHeight w:val="555"/>
        </w:trPr>
        <w:tc>
          <w:tcPr>
            <w:tcW w:w="1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7F5DC9" w14:textId="77777777" w:rsidR="00E6080B" w:rsidRPr="00F53296" w:rsidRDefault="00C85367">
            <w:pPr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Opatření</w:t>
            </w:r>
          </w:p>
        </w:tc>
        <w:tc>
          <w:tcPr>
            <w:tcW w:w="125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DBD10" w14:textId="77777777" w:rsidR="00E6080B" w:rsidRPr="00F53296" w:rsidRDefault="00C85367">
            <w:pPr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2.3 PŘEDÁVÁNÍ POZNATKŮ KE KOMUNIKACI S CIZINCI</w:t>
            </w:r>
          </w:p>
        </w:tc>
      </w:tr>
      <w:tr w:rsidR="00E6080B" w:rsidRPr="00F53296" w14:paraId="4C093FB2" w14:textId="77777777">
        <w:trPr>
          <w:trHeight w:val="567"/>
        </w:trPr>
        <w:tc>
          <w:tcPr>
            <w:tcW w:w="1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AB59C" w14:textId="77777777" w:rsidR="00E6080B" w:rsidRPr="00F53296" w:rsidRDefault="00C85367">
            <w:pPr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Nositel</w:t>
            </w:r>
          </w:p>
        </w:tc>
        <w:tc>
          <w:tcPr>
            <w:tcW w:w="125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5D7EB" w14:textId="77777777" w:rsidR="00E6080B" w:rsidRPr="00F53296" w:rsidRDefault="00C85367">
            <w:pPr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OSP MMB</w:t>
            </w:r>
          </w:p>
        </w:tc>
      </w:tr>
      <w:tr w:rsidR="00E6080B" w:rsidRPr="00F53296" w14:paraId="784E3A95" w14:textId="77777777">
        <w:trPr>
          <w:trHeight w:val="480"/>
        </w:trPr>
        <w:tc>
          <w:tcPr>
            <w:tcW w:w="1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DD5AAC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Harmonogram</w:t>
            </w:r>
          </w:p>
        </w:tc>
        <w:tc>
          <w:tcPr>
            <w:tcW w:w="125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C2524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06/2025 Pilotní otestování MPSV ČR akreditovaným kurzem “Posílení interkulturních kompetencí – úvodní kurz” zaměstnanci OSP MMB.</w:t>
            </w:r>
          </w:p>
          <w:p w14:paraId="0D59B9D0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06/2025 Oslovení odborů MMB s nabídkou kurzu “Posílení interkulturních kompetencí – úvodní kurz”, nahlášení počtu uchazečů.</w:t>
            </w:r>
          </w:p>
          <w:p w14:paraId="463A0AF9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08/2025-08/2026 realizace kurzu “Posílení interkulturních kompetencí – úvodní kurz” pro zaměstnance MMB.</w:t>
            </w:r>
          </w:p>
          <w:p w14:paraId="3BC3C4F4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10/2025-10/2026 Oslovení absolventů úvodního kurzu s nabídkou kurzu “Posílení interkulturních kompetencí – navazující kurz”, nahlášení počtu uchazečů.</w:t>
            </w:r>
          </w:p>
          <w:p w14:paraId="60679DF4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03-12/2026 realizace kurzu “Posílení interkulturních kompetencí – navazující kurz”</w:t>
            </w:r>
          </w:p>
          <w:p w14:paraId="02238744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  <w:i/>
              </w:rPr>
              <w:t>08/2025-08/2026 – Vybraní zaměstnanci PO/OSP MMB podstoupí kurz Posílení interkulturních kompetencí – úvodní kurz</w:t>
            </w:r>
          </w:p>
          <w:p w14:paraId="2808E537" w14:textId="77777777" w:rsidR="00E6080B" w:rsidRPr="00F53296" w:rsidRDefault="00C85367">
            <w:pPr>
              <w:spacing w:before="120" w:after="120"/>
              <w:rPr>
                <w:rFonts w:ascii="Arial Nova" w:hAnsi="Arial Nova"/>
                <w:i/>
                <w:highlight w:val="yellow"/>
              </w:rPr>
            </w:pPr>
            <w:r w:rsidRPr="00F53296">
              <w:rPr>
                <w:rFonts w:ascii="Arial Nova" w:hAnsi="Arial Nova"/>
                <w:i/>
              </w:rPr>
              <w:t xml:space="preserve">08/2026 – zařazení problematiky posilování interkulturních kompetencí do vstupního vzdělávání zaměstnanců MMB </w:t>
            </w:r>
          </w:p>
        </w:tc>
      </w:tr>
      <w:tr w:rsidR="00E6080B" w:rsidRPr="00F53296" w14:paraId="36E596C1" w14:textId="77777777">
        <w:trPr>
          <w:trHeight w:val="480"/>
        </w:trPr>
        <w:tc>
          <w:tcPr>
            <w:tcW w:w="1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A6189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Rozpočet</w:t>
            </w:r>
          </w:p>
        </w:tc>
        <w:tc>
          <w:tcPr>
            <w:tcW w:w="125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CA4E7" w14:textId="77777777" w:rsidR="00E6080B" w:rsidRPr="00F53296" w:rsidRDefault="00C85367">
            <w:pPr>
              <w:spacing w:before="120" w:after="120"/>
              <w:rPr>
                <w:rFonts w:ascii="Arial Nova" w:hAnsi="Arial Nova"/>
                <w:b/>
                <w:i/>
              </w:rPr>
            </w:pPr>
            <w:r w:rsidRPr="00F53296">
              <w:rPr>
                <w:rFonts w:ascii="Arial Nova" w:hAnsi="Arial Nova"/>
                <w:b/>
                <w:i/>
              </w:rPr>
              <w:t>250 000 - 450 000 Kč, z toho:</w:t>
            </w:r>
          </w:p>
          <w:p w14:paraId="017F0D8F" w14:textId="77777777" w:rsidR="00E6080B" w:rsidRPr="00F53296" w:rsidRDefault="00C85367">
            <w:pPr>
              <w:spacing w:before="120" w:after="12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i/>
              </w:rPr>
              <w:t>0 Kč Pilotní fáze (</w:t>
            </w:r>
            <w:r w:rsidRPr="00F53296">
              <w:rPr>
                <w:rFonts w:ascii="Arial Nova" w:hAnsi="Arial Nova"/>
              </w:rPr>
              <w:t xml:space="preserve">otestování kurzu “Posílení interkulturních kompetencí – </w:t>
            </w:r>
            <w:r w:rsidRPr="00F53296">
              <w:rPr>
                <w:rFonts w:ascii="Arial Nova" w:hAnsi="Arial Nova"/>
                <w:b/>
              </w:rPr>
              <w:t>úvodní kurz</w:t>
            </w:r>
            <w:r w:rsidRPr="00F53296">
              <w:rPr>
                <w:rFonts w:ascii="Arial Nova" w:hAnsi="Arial Nova"/>
              </w:rPr>
              <w:t>” akreditovaného MPSV ČR</w:t>
            </w:r>
          </w:p>
          <w:p w14:paraId="0237E00C" w14:textId="77777777" w:rsidR="00E6080B" w:rsidRPr="00F53296" w:rsidRDefault="00C85367">
            <w:pPr>
              <w:spacing w:before="120" w:after="12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i/>
              </w:rPr>
              <w:t xml:space="preserve">0 kč </w:t>
            </w:r>
            <w:r w:rsidRPr="00F53296">
              <w:rPr>
                <w:rFonts w:ascii="Arial Nova" w:hAnsi="Arial Nova"/>
                <w:b/>
                <w:i/>
              </w:rPr>
              <w:t xml:space="preserve">Účast zaměstnanců </w:t>
            </w:r>
            <w:r w:rsidRPr="00F53296">
              <w:rPr>
                <w:rFonts w:ascii="Arial Nova" w:hAnsi="Arial Nova"/>
                <w:i/>
              </w:rPr>
              <w:t xml:space="preserve">na kurzu </w:t>
            </w:r>
            <w:r w:rsidRPr="00F53296">
              <w:rPr>
                <w:rFonts w:ascii="Arial Nova" w:hAnsi="Arial Nova"/>
              </w:rPr>
              <w:t xml:space="preserve">“Posílení interkulturních kompetencí – </w:t>
            </w:r>
            <w:r w:rsidRPr="00F53296">
              <w:rPr>
                <w:rFonts w:ascii="Arial Nova" w:hAnsi="Arial Nova"/>
                <w:b/>
              </w:rPr>
              <w:t>úvodní kurz</w:t>
            </w:r>
            <w:r w:rsidRPr="00F53296">
              <w:rPr>
                <w:rFonts w:ascii="Arial Nova" w:hAnsi="Arial Nova"/>
              </w:rPr>
              <w:t>”</w:t>
            </w:r>
          </w:p>
          <w:p w14:paraId="349AEF92" w14:textId="77777777" w:rsidR="00E6080B" w:rsidRPr="00F53296" w:rsidRDefault="00C85367">
            <w:pPr>
              <w:spacing w:before="120" w:after="12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250 000 - 450 000 Kč </w:t>
            </w:r>
            <w:r w:rsidRPr="00F53296">
              <w:rPr>
                <w:rFonts w:ascii="Arial Nova" w:hAnsi="Arial Nova"/>
                <w:b/>
              </w:rPr>
              <w:t xml:space="preserve">Účast zaměstnanců </w:t>
            </w:r>
            <w:r w:rsidRPr="00F53296">
              <w:rPr>
                <w:rFonts w:ascii="Arial Nova" w:hAnsi="Arial Nova"/>
              </w:rPr>
              <w:t xml:space="preserve">na kurzu Posílení interkulturních kompetencí – </w:t>
            </w:r>
            <w:r w:rsidRPr="00F53296">
              <w:rPr>
                <w:rFonts w:ascii="Arial Nova" w:hAnsi="Arial Nova"/>
                <w:b/>
              </w:rPr>
              <w:t>navazující kurz</w:t>
            </w:r>
            <w:r w:rsidRPr="00F53296">
              <w:rPr>
                <w:rFonts w:ascii="Arial Nova" w:hAnsi="Arial Nova"/>
              </w:rPr>
              <w:t>” akreditovaného MPSV ČR při účasti 50 až 100 účastníků.</w:t>
            </w:r>
          </w:p>
        </w:tc>
      </w:tr>
      <w:tr w:rsidR="00E6080B" w:rsidRPr="00F53296" w14:paraId="44547CA7" w14:textId="77777777">
        <w:trPr>
          <w:trHeight w:val="555"/>
        </w:trPr>
        <w:tc>
          <w:tcPr>
            <w:tcW w:w="1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54C16" w14:textId="77777777" w:rsidR="00E6080B" w:rsidRPr="00F53296" w:rsidRDefault="00C85367">
            <w:pPr>
              <w:rPr>
                <w:rFonts w:ascii="Arial Nova" w:hAnsi="Arial Nova"/>
                <w:highlight w:val="yellow"/>
              </w:rPr>
            </w:pPr>
            <w:r w:rsidRPr="00F53296">
              <w:rPr>
                <w:rFonts w:ascii="Arial Nova" w:hAnsi="Arial Nova"/>
              </w:rPr>
              <w:t>Cíl</w:t>
            </w:r>
          </w:p>
        </w:tc>
        <w:tc>
          <w:tcPr>
            <w:tcW w:w="125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49B3F" w14:textId="77777777" w:rsidR="00E6080B" w:rsidRPr="00F53296" w:rsidRDefault="00C85367">
            <w:pPr>
              <w:spacing w:before="120" w:after="120"/>
              <w:rPr>
                <w:rFonts w:ascii="Arial Nova" w:hAnsi="Arial Nova"/>
                <w:highlight w:val="yellow"/>
              </w:rPr>
            </w:pPr>
            <w:r w:rsidRPr="00F53296">
              <w:rPr>
                <w:rFonts w:ascii="Arial Nova" w:hAnsi="Arial Nova"/>
              </w:rPr>
              <w:t xml:space="preserve">Zaměstnanci, kteří komunikují s cizinci, mají posílené interkulturní a komunikační kompetence nezbytné pro komunikaci s touto cílovou skupinou. Nabyté vědomosti a dovednosti zvyšují efektivitu jejich práce, ulehčují jim řešení interkulturně složitých nebo </w:t>
            </w:r>
            <w:r w:rsidRPr="00F53296">
              <w:rPr>
                <w:rFonts w:ascii="Arial Nova" w:hAnsi="Arial Nova"/>
              </w:rPr>
              <w:lastRenderedPageBreak/>
              <w:t>zátěžových situací, čímž přispívají k vytváření prostředí vzájemné tolerance, respektu, porozumění a celkově tak napomáhají úspěšné integraci cizinců do brněnské společnosti.</w:t>
            </w:r>
          </w:p>
        </w:tc>
      </w:tr>
    </w:tbl>
    <w:p w14:paraId="783EF86B" w14:textId="77777777" w:rsidR="00E6080B" w:rsidRPr="00F53296" w:rsidRDefault="00E6080B">
      <w:pPr>
        <w:spacing w:after="160"/>
        <w:rPr>
          <w:rFonts w:ascii="Arial Nova" w:hAnsi="Arial Nova"/>
        </w:rPr>
      </w:pPr>
    </w:p>
    <w:tbl>
      <w:tblPr>
        <w:tblStyle w:val="ac"/>
        <w:tblW w:w="14317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1702"/>
        <w:gridCol w:w="2835"/>
        <w:gridCol w:w="1417"/>
        <w:gridCol w:w="1701"/>
        <w:gridCol w:w="1134"/>
        <w:gridCol w:w="1701"/>
        <w:gridCol w:w="3827"/>
      </w:tblGrid>
      <w:tr w:rsidR="00E6080B" w:rsidRPr="00F53296" w14:paraId="3091FDA3" w14:textId="77777777">
        <w:trPr>
          <w:trHeight w:val="480"/>
        </w:trPr>
        <w:tc>
          <w:tcPr>
            <w:tcW w:w="143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2CD1456" w14:textId="77777777" w:rsidR="00E6080B" w:rsidRPr="00F53296" w:rsidRDefault="00C85367">
            <w:pPr>
              <w:jc w:val="center"/>
              <w:rPr>
                <w:rFonts w:ascii="Arial Nova" w:hAnsi="Arial Nova"/>
                <w:sz w:val="24"/>
                <w:szCs w:val="24"/>
              </w:rPr>
            </w:pPr>
            <w:r w:rsidRPr="00F53296">
              <w:rPr>
                <w:rFonts w:ascii="Arial Nova" w:hAnsi="Arial Nova"/>
                <w:b/>
                <w:sz w:val="24"/>
                <w:szCs w:val="24"/>
              </w:rPr>
              <w:t>AKTIVITY</w:t>
            </w:r>
          </w:p>
        </w:tc>
      </w:tr>
      <w:tr w:rsidR="00E6080B" w:rsidRPr="00F53296" w14:paraId="2B96A66B" w14:textId="77777777">
        <w:trPr>
          <w:trHeight w:val="575"/>
        </w:trPr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BBC1A3F" w14:textId="77777777" w:rsidR="00E6080B" w:rsidRPr="00F53296" w:rsidRDefault="00C85367">
            <w:pPr>
              <w:spacing w:before="16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2A47E065" w14:textId="77777777" w:rsidR="00E6080B" w:rsidRPr="00F53296" w:rsidRDefault="00C85367">
            <w:pPr>
              <w:spacing w:after="16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Pilotní testování kurzu “Posílení interkulturních kompetencí – úvodní kurz” akreditovaného MPSV ČR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2783FC3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A32D0B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A7EC5A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C70FC7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59263E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8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C0F8CB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3A8B0CBD" w14:textId="77777777">
        <w:trPr>
          <w:trHeight w:val="2102"/>
        </w:trPr>
        <w:tc>
          <w:tcPr>
            <w:tcW w:w="170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4D7B319C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2B063E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Vybraní zaměstnanci OSP MMB podstoupí kurz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9B207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12. – 13. 6. 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39219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  <w:p w14:paraId="43CA65B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Slovo 21, z. 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ACD873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</w:t>
            </w:r>
            <w:r w:rsidRPr="00F53296">
              <w:rPr>
                <w:rFonts w:ascii="Arial Nova" w:hAnsi="Arial Nova"/>
                <w:i/>
                <w:sz w:val="20"/>
                <w:szCs w:val="20"/>
              </w:rPr>
              <w:t>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F88BBE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 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15DB4E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Realizátor organizace Slovo 21, z. s. v rámci jejich probíhajícího projektu financovaného z AMIF (MVČR)</w:t>
            </w:r>
          </w:p>
        </w:tc>
      </w:tr>
      <w:tr w:rsidR="00E6080B" w:rsidRPr="00F53296" w14:paraId="1624C0BC" w14:textId="77777777">
        <w:trPr>
          <w:trHeight w:val="567"/>
        </w:trPr>
        <w:tc>
          <w:tcPr>
            <w:tcW w:w="170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3747A7E" w14:textId="77777777" w:rsidR="00E6080B" w:rsidRPr="00F53296" w:rsidRDefault="00C85367">
            <w:pPr>
              <w:spacing w:before="16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268BE05C" w14:textId="77777777" w:rsidR="00E6080B" w:rsidRPr="00F53296" w:rsidRDefault="00C85367">
            <w:pPr>
              <w:spacing w:after="16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Realizace kurzu “Posílení interkulturních kompetencí – úvodní kurz” akreditovaného MPSV ČR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F2ADFD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AD9503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DE5ED32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8C9740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373FFD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42B8F4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6B8C6724" w14:textId="77777777">
        <w:trPr>
          <w:trHeight w:val="850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B029E47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7EC330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Oslovení odborů s nabídkou kurzu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12E78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20. 6. 2025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48C66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  <w:p w14:paraId="22F095F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02B60D2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tajemník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247F7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C3BE031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01472FF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</w:tr>
      <w:tr w:rsidR="00E6080B" w:rsidRPr="00F53296" w14:paraId="6585234F" w14:textId="77777777">
        <w:trPr>
          <w:trHeight w:val="850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45DCD5D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9C10E0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Nahlášení počtu uchazečů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401BA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30. 6. 2025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72551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Odbory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37821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E867650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759941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</w:tr>
      <w:tr w:rsidR="00E6080B" w:rsidRPr="00F53296" w14:paraId="1A505B6A" w14:textId="77777777">
        <w:trPr>
          <w:trHeight w:val="850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FA87F97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33A14B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vhodných prostor a techniky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DBF812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  <w:p w14:paraId="16C9A26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  <w:p w14:paraId="506769C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A530CB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4F1C364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5C160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C67751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DC37AB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</w:tr>
      <w:tr w:rsidR="00E6080B" w:rsidRPr="00F53296" w14:paraId="39C33065" w14:textId="77777777">
        <w:trPr>
          <w:trHeight w:val="1417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7CF9F24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318F34F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Uskutečnění kurzu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3ADF4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  <w:p w14:paraId="5093E4B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–</w:t>
            </w:r>
          </w:p>
          <w:p w14:paraId="54B9C5A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5E05F9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  <w:p w14:paraId="3BC058C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5D1BCA2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Slovo 21, z. 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27028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99A089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B05BEB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Kapacita dvoudenního kurzu je 15-18 osob. Do konce 2025 má MMB přislíbeny 2-3 termíny. Termíny pro rok 2026 budou stanoveny dle zájmu MMB.</w:t>
            </w:r>
          </w:p>
        </w:tc>
      </w:tr>
      <w:tr w:rsidR="00E6080B" w:rsidRPr="00F53296" w14:paraId="0FCBA5BC" w14:textId="77777777">
        <w:trPr>
          <w:trHeight w:val="546"/>
        </w:trPr>
        <w:tc>
          <w:tcPr>
            <w:tcW w:w="170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0246D5C" w14:textId="77777777" w:rsidR="00E6080B" w:rsidRPr="00F53296" w:rsidRDefault="00C85367">
            <w:pPr>
              <w:spacing w:before="160" w:after="120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60840DA7" w14:textId="77777777" w:rsidR="00E6080B" w:rsidRPr="00F53296" w:rsidRDefault="00C85367">
            <w:pPr>
              <w:spacing w:after="16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Realizace kurzu “Posílení interkulturních kompetencí – navazující kurz” akreditovaného MPSV ČR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50CB874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40D0C7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3A4E2C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79D2EE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41C633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0177AB8" w14:textId="77777777" w:rsidR="00E6080B" w:rsidRPr="00F53296" w:rsidRDefault="00C85367">
            <w:pPr>
              <w:jc w:val="center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i/>
                <w:sz w:val="20"/>
                <w:szCs w:val="20"/>
              </w:rPr>
              <w:t>Poznámka</w:t>
            </w:r>
          </w:p>
        </w:tc>
      </w:tr>
      <w:tr w:rsidR="00E6080B" w:rsidRPr="00F53296" w14:paraId="1A3EFE38" w14:textId="77777777">
        <w:trPr>
          <w:trHeight w:val="1417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2A1DC51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68DB9AF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Zjištění kapacitního zájmu o realizaci navazujícího kurzu v rámci MMB.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619597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</w:t>
            </w:r>
          </w:p>
          <w:p w14:paraId="758B3EB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  <w:p w14:paraId="79F0F92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C93E3F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09DC35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F5AB790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64117E8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Vhodná doba pro absolvování je 0,5 roku od absolvování kurzu úvodního. Kapacita kurzu je 15-18 osob, cena za jeden kurz je cca 70. tis. Kč</w:t>
            </w:r>
          </w:p>
        </w:tc>
      </w:tr>
      <w:tr w:rsidR="00E6080B" w:rsidRPr="00F53296" w14:paraId="56D4714B" w14:textId="77777777">
        <w:trPr>
          <w:trHeight w:val="850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DAB6323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0729C8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Zajištění vhodných prostor a techniky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DA9F12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03-12/2026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153EF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441D8A3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OMI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4CE6F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5F416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B1E615" w14:textId="77777777" w:rsidR="00E6080B" w:rsidRPr="00F53296" w:rsidRDefault="00E6080B">
            <w:pPr>
              <w:rPr>
                <w:rFonts w:ascii="Arial Nova" w:hAnsi="Arial Nova"/>
                <w:i/>
                <w:sz w:val="20"/>
                <w:szCs w:val="20"/>
              </w:rPr>
            </w:pPr>
          </w:p>
        </w:tc>
      </w:tr>
      <w:tr w:rsidR="00E6080B" w:rsidRPr="00F53296" w14:paraId="1C31343F" w14:textId="77777777">
        <w:trPr>
          <w:trHeight w:val="1417"/>
        </w:trPr>
        <w:tc>
          <w:tcPr>
            <w:tcW w:w="17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F0B36E5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45B134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Uskutečnění kurzu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ABF2B3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03-12/2026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8AC2E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  <w:p w14:paraId="2164C85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3266FED6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Slovo 21, z. 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4B1EE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0EE3301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250 000, -</w:t>
            </w:r>
          </w:p>
          <w:p w14:paraId="0D277D17" w14:textId="77777777" w:rsidR="00E6080B" w:rsidRPr="00F53296" w:rsidRDefault="00C85367">
            <w:pPr>
              <w:ind w:right="113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  <w:p w14:paraId="3EF69906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450</w:t>
            </w:r>
            <w:sdt>
              <w:sdtPr>
                <w:rPr>
                  <w:rFonts w:ascii="Arial Nova" w:hAnsi="Arial Nova"/>
                </w:rPr>
                <w:tag w:val="goog_rdk_0"/>
                <w:id w:val="1319308272"/>
              </w:sdtPr>
              <w:sdtEndPr/>
              <w:sdtContent>
                <w:ins w:id="18" w:author="Jan Kopkáš" w:date="2025-06-02T13:07:00Z">
                  <w:r w:rsidRPr="00F53296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</w:ins>
              </w:sdtContent>
            </w:sdt>
            <w:sdt>
              <w:sdtPr>
                <w:rPr>
                  <w:rFonts w:ascii="Arial Nova" w:hAnsi="Arial Nova"/>
                </w:rPr>
                <w:tag w:val="goog_rdk_1"/>
                <w:id w:val="992690179"/>
              </w:sdtPr>
              <w:sdtEndPr/>
              <w:sdtContent>
                <w:del w:id="19" w:author="Jan Kopkáš" w:date="2025-06-02T13:07:00Z">
                  <w:r w:rsidRPr="00F53296">
                    <w:rPr>
                      <w:rFonts w:ascii="Arial Nova" w:hAnsi="Arial Nova"/>
                      <w:sz w:val="20"/>
                      <w:szCs w:val="20"/>
                    </w:rPr>
                    <w:delText>.</w:delText>
                  </w:r>
                </w:del>
              </w:sdtContent>
            </w:sdt>
            <w:r w:rsidRPr="00F53296">
              <w:rPr>
                <w:rFonts w:ascii="Arial Nova" w:hAnsi="Arial Nova"/>
                <w:sz w:val="20"/>
                <w:szCs w:val="20"/>
              </w:rPr>
              <w:t>000, -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594177" w14:textId="77777777" w:rsidR="00E6080B" w:rsidRPr="00F53296" w:rsidRDefault="00C85367">
            <w:pPr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V případě, že první kurz absolvuje 100-200 zaměstnanců, dá se očekávat, že návazný kurz bude chtít realizovat cca 50%, tedy 50-100 zaměstnanců. To kapacitně odpovídá 3-6 kurzům.</w:t>
            </w:r>
          </w:p>
        </w:tc>
      </w:tr>
      <w:tr w:rsidR="00E6080B" w:rsidRPr="00F53296" w14:paraId="1B70C8CD" w14:textId="77777777">
        <w:trPr>
          <w:trHeight w:val="522"/>
        </w:trPr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6AE0957" w14:textId="77777777" w:rsidR="00E6080B" w:rsidRPr="00F53296" w:rsidRDefault="00C85367">
            <w:pPr>
              <w:spacing w:before="160" w:after="12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7DA907C6" w14:textId="77777777" w:rsidR="00E6080B" w:rsidRPr="00F53296" w:rsidRDefault="00C85367">
            <w:pPr>
              <w:spacing w:after="160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Zahrnutí školení “Posílení interkulturních kompetencí – úvodní kurz” do vstupního vzdělávání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89C2779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9A32033" w14:textId="77777777" w:rsidR="00E6080B" w:rsidRPr="00F53296" w:rsidRDefault="00C85367">
            <w:pPr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2173D2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09238D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49A8B7D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7E5F19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2F411FC9" w14:textId="77777777">
        <w:trPr>
          <w:trHeight w:val="1417"/>
        </w:trPr>
        <w:tc>
          <w:tcPr>
            <w:tcW w:w="170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0D42FBF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3892F7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Vybraní zaměstnanci PO/OSP MMB podstoupí kurz “Posílení interkulturních kompetencí – úvodní kurz”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6B131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  <w:p w14:paraId="36C8B29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-</w:t>
            </w:r>
          </w:p>
          <w:p w14:paraId="4C777AF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EB5D743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410FE44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9B567D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5C5F3E" w14:textId="77777777" w:rsidR="00E6080B" w:rsidRPr="00F53296" w:rsidRDefault="00C85367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0,- 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5BEAEB4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</w:t>
            </w:r>
          </w:p>
        </w:tc>
      </w:tr>
      <w:tr w:rsidR="00E6080B" w:rsidRPr="00F53296" w14:paraId="76091A17" w14:textId="77777777">
        <w:trPr>
          <w:trHeight w:val="1417"/>
        </w:trPr>
        <w:tc>
          <w:tcPr>
            <w:tcW w:w="170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06D272D" w14:textId="77777777" w:rsidR="00E6080B" w:rsidRPr="00F53296" w:rsidRDefault="00E6080B">
            <w:pPr>
              <w:widowControl w:val="0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84DC4A" w14:textId="77777777" w:rsidR="00E6080B" w:rsidRPr="00F53296" w:rsidRDefault="00C85367">
            <w:pPr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Zařazení školení Posílení interkulturních kompetencí do vstupního vzdělávání úředníků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03CEE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268EA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PO MMB</w:t>
            </w:r>
          </w:p>
          <w:p w14:paraId="1D3C534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MMB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526DF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5204B6" w14:textId="77777777" w:rsidR="00E6080B" w:rsidRPr="00F53296" w:rsidRDefault="00E6080B">
            <w:pPr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8B7B62" w14:textId="77777777" w:rsidR="00E6080B" w:rsidRPr="00F53296" w:rsidRDefault="00E6080B">
            <w:pPr>
              <w:rPr>
                <w:rFonts w:ascii="Arial Nova" w:hAnsi="Arial Nova"/>
                <w:sz w:val="20"/>
                <w:szCs w:val="20"/>
              </w:rPr>
            </w:pPr>
          </w:p>
        </w:tc>
      </w:tr>
    </w:tbl>
    <w:p w14:paraId="563AED19" w14:textId="77777777" w:rsidR="00E6080B" w:rsidRPr="00F53296" w:rsidRDefault="00E6080B">
      <w:pPr>
        <w:spacing w:after="160"/>
        <w:rPr>
          <w:rFonts w:ascii="Arial Nova" w:hAnsi="Arial Nova"/>
          <w:sz w:val="20"/>
          <w:szCs w:val="20"/>
        </w:rPr>
      </w:pPr>
    </w:p>
    <w:p w14:paraId="2DA6C4F4" w14:textId="77777777" w:rsidR="00E6080B" w:rsidRPr="00F53296" w:rsidRDefault="00C85367">
      <w:pPr>
        <w:pStyle w:val="Nadpis2"/>
        <w:jc w:val="center"/>
        <w:rPr>
          <w:rFonts w:ascii="Arial Nova" w:hAnsi="Arial Nova"/>
        </w:rPr>
      </w:pPr>
      <w:r w:rsidRPr="00F53296">
        <w:rPr>
          <w:rFonts w:ascii="Arial Nova" w:hAnsi="Arial Nova"/>
        </w:rPr>
        <w:lastRenderedPageBreak/>
        <w:br w:type="page"/>
      </w:r>
    </w:p>
    <w:p w14:paraId="71DE9B8E" w14:textId="77777777" w:rsidR="00E6080B" w:rsidRPr="00F53296" w:rsidRDefault="00C85367">
      <w:pPr>
        <w:pStyle w:val="Nadpis2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 Nova" w:hAnsi="Arial Nova"/>
          <w:b/>
          <w:color w:val="156082"/>
        </w:rPr>
      </w:pPr>
      <w:bookmarkStart w:id="20" w:name="_heading=h.jbvuu9p53m5e" w:colFirst="0" w:colLast="0"/>
      <w:bookmarkEnd w:id="20"/>
      <w:r w:rsidRPr="00F53296">
        <w:rPr>
          <w:rFonts w:ascii="Arial Nova" w:hAnsi="Arial Nova"/>
          <w:b/>
          <w:color w:val="156082"/>
        </w:rPr>
        <w:lastRenderedPageBreak/>
        <w:t>PODPORA</w:t>
      </w:r>
    </w:p>
    <w:tbl>
      <w:tblPr>
        <w:tblStyle w:val="ad"/>
        <w:tblW w:w="14318" w:type="dxa"/>
        <w:tblInd w:w="-2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12341"/>
      </w:tblGrid>
      <w:tr w:rsidR="00E6080B" w:rsidRPr="00F53296" w14:paraId="297CC8C4" w14:textId="77777777">
        <w:trPr>
          <w:trHeight w:val="85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28B6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Strategický cíl</w:t>
            </w:r>
          </w:p>
        </w:tc>
        <w:tc>
          <w:tcPr>
            <w:tcW w:w="1234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AA8C9" w14:textId="77777777" w:rsidR="00E6080B" w:rsidRPr="00F53296" w:rsidRDefault="00C85367">
            <w:pPr>
              <w:spacing w:before="120" w:after="120"/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</w:rPr>
              <w:t xml:space="preserve">3. ŘEŠENÍ PROBLÉMŮ: </w:t>
            </w:r>
            <w:r w:rsidRPr="00F53296">
              <w:rPr>
                <w:rFonts w:ascii="Arial Nova" w:hAnsi="Arial Nova"/>
                <w:b/>
              </w:rPr>
              <w:t>PODPORA</w:t>
            </w:r>
          </w:p>
          <w:p w14:paraId="5E1A13F7" w14:textId="77777777" w:rsidR="00E6080B" w:rsidRPr="00F53296" w:rsidRDefault="00C85367">
            <w:pPr>
              <w:spacing w:before="120" w:after="120"/>
              <w:jc w:val="center"/>
              <w:rPr>
                <w:rFonts w:ascii="Arial Nova" w:hAnsi="Arial Nova"/>
                <w:i/>
              </w:rPr>
            </w:pPr>
            <w:r w:rsidRPr="00F53296">
              <w:rPr>
                <w:rFonts w:ascii="Arial Nova" w:hAnsi="Arial Nova"/>
              </w:rPr>
              <w:t>„</w:t>
            </w:r>
            <w:r w:rsidRPr="00F53296">
              <w:rPr>
                <w:rFonts w:ascii="Arial Nova" w:hAnsi="Arial Nova"/>
                <w:i/>
              </w:rPr>
              <w:t>Můj problém teď sice nevyřeším, ale vím, kam se obrátit. Vždycky je zde někdo, kdo mi umí poradit.“</w:t>
            </w:r>
          </w:p>
        </w:tc>
      </w:tr>
      <w:tr w:rsidR="00E6080B" w:rsidRPr="00F53296" w14:paraId="3436ADCF" w14:textId="77777777">
        <w:trPr>
          <w:trHeight w:val="567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EDF78" w14:textId="77777777" w:rsidR="00E6080B" w:rsidRPr="00F53296" w:rsidRDefault="00C85367">
            <w:pPr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Opatření</w:t>
            </w:r>
          </w:p>
        </w:tc>
        <w:tc>
          <w:tcPr>
            <w:tcW w:w="123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FD763" w14:textId="77777777" w:rsidR="00E6080B" w:rsidRPr="00F53296" w:rsidRDefault="00C85367">
            <w:pPr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3.1 INFORMOVÁNÍ O MOŽNOSTECH ŘEŠENÍ PROBLÉMOVÝCH SITUACÍ</w:t>
            </w:r>
          </w:p>
        </w:tc>
      </w:tr>
      <w:tr w:rsidR="00E6080B" w:rsidRPr="00F53296" w14:paraId="7D1CE326" w14:textId="77777777">
        <w:trPr>
          <w:trHeight w:val="567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6A48F" w14:textId="77777777" w:rsidR="00E6080B" w:rsidRPr="00F53296" w:rsidRDefault="00C85367">
            <w:pPr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Nositel</w:t>
            </w:r>
          </w:p>
        </w:tc>
        <w:tc>
          <w:tcPr>
            <w:tcW w:w="123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3CAED" w14:textId="77777777" w:rsidR="00E6080B" w:rsidRPr="00F53296" w:rsidRDefault="00C85367">
            <w:pPr>
              <w:jc w:val="center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OSP</w:t>
            </w:r>
          </w:p>
        </w:tc>
      </w:tr>
      <w:tr w:rsidR="00E6080B" w:rsidRPr="00F53296" w14:paraId="33453879" w14:textId="77777777">
        <w:trPr>
          <w:trHeight w:val="271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432F13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>Harmonogram</w:t>
            </w:r>
          </w:p>
        </w:tc>
        <w:tc>
          <w:tcPr>
            <w:tcW w:w="123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71D8ED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06–07/2025</w:t>
            </w:r>
            <w:r w:rsidRPr="00F53296">
              <w:rPr>
                <w:rFonts w:ascii="Arial Nova" w:hAnsi="Arial Nova"/>
              </w:rPr>
              <w:t xml:space="preserve"> Rešerše stávající verze Průvodce</w:t>
            </w:r>
          </w:p>
          <w:p w14:paraId="3E9BBA9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06–07/2025</w:t>
            </w:r>
            <w:r w:rsidRPr="00F53296">
              <w:rPr>
                <w:rFonts w:ascii="Arial Nova" w:hAnsi="Arial Nova"/>
              </w:rPr>
              <w:t xml:space="preserve"> Zapojení interkulturních pracovníků a zástupců komunit – sběr připomínek</w:t>
            </w:r>
          </w:p>
          <w:p w14:paraId="7751F90F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06/2025</w:t>
            </w:r>
            <w:r w:rsidRPr="00F53296">
              <w:rPr>
                <w:rFonts w:ascii="Arial Nova" w:hAnsi="Arial Nova"/>
              </w:rPr>
              <w:t xml:space="preserve"> Zhodnocení stávajícího dokumentu (včetně připomínek BEC)</w:t>
            </w:r>
          </w:p>
          <w:p w14:paraId="1ECCBC39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07/2025</w:t>
            </w:r>
            <w:r w:rsidRPr="00F53296">
              <w:rPr>
                <w:rFonts w:ascii="Arial Nova" w:hAnsi="Arial Nova"/>
              </w:rPr>
              <w:t xml:space="preserve"> Shromáždění připomínek a úprava textu</w:t>
            </w:r>
          </w:p>
          <w:p w14:paraId="2F5D8F4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07/2025</w:t>
            </w:r>
            <w:r w:rsidRPr="00F53296">
              <w:rPr>
                <w:rFonts w:ascii="Arial Nova" w:hAnsi="Arial Nova"/>
              </w:rPr>
              <w:t xml:space="preserve"> Finální jazyková korektura a interní schválení</w:t>
            </w:r>
          </w:p>
          <w:p w14:paraId="334E75F4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08/2025</w:t>
            </w:r>
            <w:r w:rsidRPr="00F53296">
              <w:rPr>
                <w:rFonts w:ascii="Arial Nova" w:hAnsi="Arial Nova"/>
              </w:rPr>
              <w:t xml:space="preserve"> Zadání překladu profesionálním překladatelům (angličtina, ukrajinština)</w:t>
            </w:r>
          </w:p>
          <w:p w14:paraId="640FDF5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09/2025</w:t>
            </w:r>
            <w:r w:rsidRPr="00F53296">
              <w:rPr>
                <w:rFonts w:ascii="Arial Nova" w:hAnsi="Arial Nova"/>
              </w:rPr>
              <w:t xml:space="preserve"> Revize překladů a kontrola terminologie</w:t>
            </w:r>
          </w:p>
          <w:p w14:paraId="4FF7F44E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09/2025</w:t>
            </w:r>
            <w:r w:rsidRPr="00F53296">
              <w:rPr>
                <w:rFonts w:ascii="Arial Nova" w:hAnsi="Arial Nova"/>
              </w:rPr>
              <w:t xml:space="preserve"> Předání textových podkladů grafikovi</w:t>
            </w:r>
          </w:p>
          <w:p w14:paraId="76643D28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10/2025</w:t>
            </w:r>
            <w:r w:rsidRPr="00F53296">
              <w:rPr>
                <w:rFonts w:ascii="Arial Nova" w:hAnsi="Arial Nova"/>
              </w:rPr>
              <w:t xml:space="preserve"> Grafické zpracování dle jednotného vizuálního stylu města Brna</w:t>
            </w:r>
          </w:p>
          <w:p w14:paraId="7E8B2C2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10/2025</w:t>
            </w:r>
            <w:r w:rsidRPr="00F53296">
              <w:rPr>
                <w:rFonts w:ascii="Arial Nova" w:hAnsi="Arial Nova"/>
              </w:rPr>
              <w:t xml:space="preserve"> Vytvoření tiskové a elektronické verze (PDF/web)</w:t>
            </w:r>
          </w:p>
          <w:p w14:paraId="3C29C17D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11/2025</w:t>
            </w:r>
            <w:r w:rsidRPr="00F53296">
              <w:rPr>
                <w:rFonts w:ascii="Arial Nova" w:hAnsi="Arial Nova"/>
              </w:rPr>
              <w:t xml:space="preserve"> Zjištění zájmu odborů o tištěnou verzi Průvodce (poptávka přes tajemníka MMB)</w:t>
            </w:r>
          </w:p>
          <w:p w14:paraId="28F0B2DA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t>11/2025</w:t>
            </w:r>
            <w:r w:rsidRPr="00F53296">
              <w:rPr>
                <w:rFonts w:ascii="Arial Nova" w:hAnsi="Arial Nova"/>
              </w:rPr>
              <w:t xml:space="preserve"> Výběr tiskárny a objednávka tisku (OSP + KMČR)</w:t>
            </w:r>
          </w:p>
          <w:p w14:paraId="350A11E3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lastRenderedPageBreak/>
              <w:t>12/2025</w:t>
            </w:r>
            <w:r w:rsidRPr="00F53296">
              <w:rPr>
                <w:rFonts w:ascii="Arial Nova" w:hAnsi="Arial Nova"/>
              </w:rPr>
              <w:t xml:space="preserve"> Převzetí vytištěných materiálů</w:t>
            </w:r>
          </w:p>
          <w:p w14:paraId="5E5D103F" w14:textId="77777777" w:rsidR="00E6080B" w:rsidRPr="00F53296" w:rsidRDefault="00C85367">
            <w:pPr>
              <w:spacing w:before="240" w:after="240"/>
              <w:rPr>
                <w:rFonts w:ascii="Arial Nova" w:hAnsi="Arial Nova"/>
                <w:i/>
                <w:highlight w:val="yellow"/>
              </w:rPr>
            </w:pPr>
            <w:r w:rsidRPr="00F53296">
              <w:rPr>
                <w:rFonts w:ascii="Arial Nova" w:hAnsi="Arial Nova"/>
                <w:b/>
              </w:rPr>
              <w:t>12/2025</w:t>
            </w:r>
            <w:r w:rsidRPr="00F53296">
              <w:rPr>
                <w:rFonts w:ascii="Arial Nova" w:hAnsi="Arial Nova"/>
              </w:rPr>
              <w:t xml:space="preserve"> Distribuce Průvodce na odbory MMB</w:t>
            </w:r>
          </w:p>
        </w:tc>
      </w:tr>
      <w:tr w:rsidR="00E6080B" w:rsidRPr="00F53296" w14:paraId="300E71BC" w14:textId="77777777">
        <w:trPr>
          <w:trHeight w:val="483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44FE7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lastRenderedPageBreak/>
              <w:t>Rozpočet</w:t>
            </w:r>
          </w:p>
        </w:tc>
        <w:tc>
          <w:tcPr>
            <w:tcW w:w="123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CA1182" w14:textId="77777777" w:rsidR="00E6080B" w:rsidRPr="00F53296" w:rsidRDefault="00C85367">
            <w:pPr>
              <w:spacing w:before="240" w:after="240"/>
              <w:rPr>
                <w:rFonts w:ascii="Arial Nova" w:hAnsi="Arial Nova"/>
                <w:b/>
              </w:rPr>
            </w:pPr>
            <w:r w:rsidRPr="00F53296">
              <w:rPr>
                <w:rFonts w:ascii="Arial Nova" w:hAnsi="Arial Nova"/>
                <w:b/>
              </w:rPr>
              <w:t>0 Kč</w:t>
            </w:r>
          </w:p>
        </w:tc>
      </w:tr>
      <w:tr w:rsidR="00E6080B" w:rsidRPr="00F53296" w14:paraId="6C523FF2" w14:textId="77777777">
        <w:trPr>
          <w:trHeight w:val="558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DFF8B" w14:textId="77777777" w:rsidR="00E6080B" w:rsidRPr="00F53296" w:rsidRDefault="00C85367">
            <w:pPr>
              <w:spacing w:before="240" w:after="240"/>
              <w:rPr>
                <w:rFonts w:ascii="Arial Nova" w:hAnsi="Arial Nova"/>
                <w:highlight w:val="yellow"/>
              </w:rPr>
            </w:pPr>
            <w:r w:rsidRPr="00F53296">
              <w:rPr>
                <w:rFonts w:ascii="Arial Nova" w:hAnsi="Arial Nova"/>
              </w:rPr>
              <w:t>Cíl</w:t>
            </w:r>
          </w:p>
        </w:tc>
        <w:tc>
          <w:tcPr>
            <w:tcW w:w="123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14935" w14:textId="77777777" w:rsidR="00E6080B" w:rsidRPr="00F53296" w:rsidRDefault="00C85367">
            <w:pPr>
              <w:spacing w:before="240" w:after="240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</w:rPr>
              <w:t xml:space="preserve">Zaměstnanci mají k dispozici přehledný a aktuální materiál (tištěného </w:t>
            </w:r>
            <w:r w:rsidRPr="00F53296">
              <w:rPr>
                <w:rFonts w:ascii="Arial Nova" w:hAnsi="Arial Nova"/>
                <w:i/>
              </w:rPr>
              <w:t>Průvodce pro cizince</w:t>
            </w:r>
            <w:r w:rsidRPr="00F53296">
              <w:rPr>
                <w:rFonts w:ascii="Arial Nova" w:hAnsi="Arial Nova"/>
              </w:rPr>
              <w:t>, který obsahuje informace o důležitých životních situacích (např. zdravotní péče, školství, sociální pomoc, bydlení, legalizace pobytu apod.), který mohou využít při kontaktu s cizinci, a který zároveň mohou předat klientům. To zvýší orientaci cizinců ve městě a ulehčí zaměstnancům roli v oblasti informovanosti a prvního kontaktu. Díky tomu budou schopni efektivně předávat informace o dostupné pomoci, což posílí důvěru v instituce a přispěje k úspěšné integraci do brněnské společnosti.</w:t>
            </w:r>
          </w:p>
        </w:tc>
      </w:tr>
    </w:tbl>
    <w:p w14:paraId="2A6C0639" w14:textId="77777777" w:rsidR="00E6080B" w:rsidRPr="00F53296" w:rsidRDefault="00E6080B">
      <w:pPr>
        <w:rPr>
          <w:rFonts w:ascii="Arial Nova" w:hAnsi="Arial Nova"/>
        </w:rPr>
      </w:pPr>
    </w:p>
    <w:p w14:paraId="0D379459" w14:textId="77777777" w:rsidR="00E6080B" w:rsidRPr="00F53296" w:rsidRDefault="00C85367">
      <w:pPr>
        <w:rPr>
          <w:rFonts w:ascii="Arial Nova" w:hAnsi="Arial Nova"/>
        </w:rPr>
      </w:pPr>
      <w:r w:rsidRPr="00F53296">
        <w:rPr>
          <w:rFonts w:ascii="Arial Nova" w:hAnsi="Arial Nova"/>
        </w:rPr>
        <w:br w:type="page"/>
      </w:r>
    </w:p>
    <w:tbl>
      <w:tblPr>
        <w:tblStyle w:val="ae"/>
        <w:tblW w:w="14318" w:type="dxa"/>
        <w:tblInd w:w="-294" w:type="dxa"/>
        <w:tblLayout w:type="fixed"/>
        <w:tblLook w:val="0600" w:firstRow="0" w:lastRow="0" w:firstColumn="0" w:lastColumn="0" w:noHBand="1" w:noVBand="1"/>
      </w:tblPr>
      <w:tblGrid>
        <w:gridCol w:w="1985"/>
        <w:gridCol w:w="2835"/>
        <w:gridCol w:w="1417"/>
        <w:gridCol w:w="1701"/>
        <w:gridCol w:w="1134"/>
        <w:gridCol w:w="1701"/>
        <w:gridCol w:w="3545"/>
      </w:tblGrid>
      <w:tr w:rsidR="00E6080B" w:rsidRPr="00F53296" w14:paraId="26B5E62C" w14:textId="77777777">
        <w:trPr>
          <w:trHeight w:val="480"/>
        </w:trPr>
        <w:tc>
          <w:tcPr>
            <w:tcW w:w="1431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842D36E" w14:textId="77777777" w:rsidR="00E6080B" w:rsidRPr="00F53296" w:rsidRDefault="00C85367">
            <w:pPr>
              <w:jc w:val="center"/>
              <w:rPr>
                <w:rFonts w:ascii="Arial Nova" w:hAnsi="Arial Nova"/>
              </w:rPr>
            </w:pPr>
            <w:r w:rsidRPr="00F53296">
              <w:rPr>
                <w:rFonts w:ascii="Arial Nova" w:hAnsi="Arial Nova"/>
                <w:b/>
              </w:rPr>
              <w:lastRenderedPageBreak/>
              <w:t>AKTIVITY</w:t>
            </w:r>
          </w:p>
        </w:tc>
      </w:tr>
      <w:tr w:rsidR="00E6080B" w:rsidRPr="00F53296" w14:paraId="62639210" w14:textId="77777777">
        <w:trPr>
          <w:trHeight w:val="646"/>
        </w:trPr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B4BFD34" w14:textId="77777777" w:rsidR="00E6080B" w:rsidRPr="00F53296" w:rsidRDefault="00C85367">
            <w:pPr>
              <w:spacing w:before="20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1:</w:t>
            </w:r>
          </w:p>
          <w:p w14:paraId="1D3D77D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Aktualizace textu Průvodce pro cizince (v češtině)</w:t>
            </w:r>
          </w:p>
          <w:p w14:paraId="5A2BB65E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A001BA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1309D0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105999E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EE32E7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4C79A26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158453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29828576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0E7563E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E4479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Rešerše stávající verze Průvodce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9C29A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06-07/2025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F5C5E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B6F70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2FBC5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59CFB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Sběr připomínek k obsahu Průvodce</w:t>
            </w:r>
          </w:p>
        </w:tc>
      </w:tr>
      <w:tr w:rsidR="00E6080B" w:rsidRPr="00F53296" w14:paraId="7769F992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F46BB97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973A6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Zapojení interkulturních pracovníků a vybraných zástupců komunit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A8D4F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06-07/2025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AFDF2A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51AC4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4B1CE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A1709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Sběr připomínek</w:t>
            </w:r>
          </w:p>
        </w:tc>
      </w:tr>
      <w:tr w:rsidR="00E6080B" w:rsidRPr="00F53296" w14:paraId="69624688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37983B45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62688D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Zhodnocení stávajícího dokumentu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5C00C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06/2025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796FBB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431CC1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B2F553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77A497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BEC – zaslání připomínek</w:t>
            </w:r>
          </w:p>
        </w:tc>
      </w:tr>
      <w:tr w:rsidR="00E6080B" w:rsidRPr="00F53296" w14:paraId="203AA090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A38AE7D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8ADE8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Shromáždění připomínek a úpravy textu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86E6A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07/2025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4CB01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0C97D5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299DAB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1929A69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Interní práce</w:t>
            </w:r>
          </w:p>
        </w:tc>
      </w:tr>
      <w:tr w:rsidR="00E6080B" w:rsidRPr="00F53296" w14:paraId="62490485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42E75E1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56CE9B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Finální korektura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4FEFE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07/2025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B3F8A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5779FB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EF856C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DE6803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Interní verze dokumentu připravená ke schválení vedoucím OSZ</w:t>
            </w:r>
          </w:p>
        </w:tc>
      </w:tr>
      <w:tr w:rsidR="00E6080B" w:rsidRPr="00F53296" w14:paraId="187E7D7B" w14:textId="77777777">
        <w:trPr>
          <w:trHeight w:val="607"/>
        </w:trPr>
        <w:tc>
          <w:tcPr>
            <w:tcW w:w="198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63F3C75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2:</w:t>
            </w:r>
          </w:p>
          <w:p w14:paraId="62FF1BA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Překlad aktualizovaného Průvodce (angličtina, ukrajinština)</w:t>
            </w:r>
          </w:p>
          <w:p w14:paraId="6FD5F7D7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E91E93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EABE0D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62DD11BC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5FE48A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735924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D3940F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598A5EF5" w14:textId="77777777">
        <w:trPr>
          <w:trHeight w:val="850"/>
        </w:trPr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47A09640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B0E26C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Zadání překladu profesionálním překladatelům (OZV)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EB4CE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08/2025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F1597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OZV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02CCB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74DDE0" w14:textId="77777777" w:rsidR="00E6080B" w:rsidRPr="00F53296" w:rsidRDefault="00C85367">
            <w:pPr>
              <w:spacing w:line="240" w:lineRule="auto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70C03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cca 50 stran, OZV (překlady: ANJ, UA)</w:t>
            </w:r>
          </w:p>
        </w:tc>
      </w:tr>
      <w:tr w:rsidR="00E6080B" w:rsidRPr="00F53296" w14:paraId="47D9E83D" w14:textId="77777777">
        <w:trPr>
          <w:trHeight w:val="850"/>
        </w:trPr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C69D591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332D91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Revize překladů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C02BA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09/2025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570107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OZV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CF4A34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E5E77F9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2D3F16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Kontrola terminologie</w:t>
            </w:r>
          </w:p>
        </w:tc>
      </w:tr>
      <w:tr w:rsidR="00E6080B" w:rsidRPr="00F53296" w14:paraId="30AADB88" w14:textId="77777777">
        <w:trPr>
          <w:trHeight w:val="674"/>
        </w:trPr>
        <w:tc>
          <w:tcPr>
            <w:tcW w:w="198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DAF3D50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3:</w:t>
            </w:r>
          </w:p>
          <w:p w14:paraId="16CFCEA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Grafické zpracování Průvodce</w:t>
            </w:r>
          </w:p>
          <w:p w14:paraId="3D38878F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CB5421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0B4DDE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5B171D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369CC55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CD0905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383DA9E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1410AA7D" w14:textId="77777777">
        <w:trPr>
          <w:trHeight w:val="850"/>
        </w:trPr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25B4AC20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C188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Předání textových podkladů grafikovi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86934A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09/2025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CD755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1A92CC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7E64F0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F33A4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Finální texty ve všech jazykových verzích</w:t>
            </w:r>
          </w:p>
        </w:tc>
      </w:tr>
      <w:tr w:rsidR="00E6080B" w:rsidRPr="00F53296" w14:paraId="7116728E" w14:textId="77777777">
        <w:trPr>
          <w:trHeight w:val="850"/>
        </w:trPr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E694351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48665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Grafické zpracování dle jednotného vizuálního stylu města Brna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F8A473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DA99E9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KMČR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4F81F2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38F5F4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409810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Úprava dokumentu v souladu s grafickým manuálem města</w:t>
            </w:r>
          </w:p>
        </w:tc>
      </w:tr>
      <w:tr w:rsidR="00E6080B" w:rsidRPr="00F53296" w14:paraId="5EEE113F" w14:textId="77777777">
        <w:trPr>
          <w:trHeight w:val="850"/>
        </w:trPr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05359C23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B3A994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Grafické zpracování verze pro tisk a web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7D7BD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10/2025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03CDE2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KMCR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4FDF91F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4ADF91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6FBE8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Jednotný výstup pro tisk i webovou prezentaci</w:t>
            </w:r>
          </w:p>
        </w:tc>
      </w:tr>
      <w:tr w:rsidR="00E6080B" w:rsidRPr="00F53296" w14:paraId="156D1A8B" w14:textId="77777777">
        <w:trPr>
          <w:trHeight w:val="602"/>
        </w:trPr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6E18788C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bookmarkStart w:id="21" w:name="_heading=h.id1zpj7vbqpg" w:colFirst="0" w:colLast="0"/>
            <w:bookmarkEnd w:id="21"/>
            <w:r w:rsidRPr="00F53296">
              <w:rPr>
                <w:rFonts w:ascii="Arial Nova" w:hAnsi="Arial Nova"/>
                <w:b/>
                <w:sz w:val="20"/>
                <w:szCs w:val="20"/>
              </w:rPr>
              <w:t>Aktivita 4:</w:t>
            </w:r>
          </w:p>
          <w:p w14:paraId="3BD58AD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Tisk Průvodce</w:t>
            </w:r>
          </w:p>
          <w:p w14:paraId="0A3B6CCA" w14:textId="77777777" w:rsidR="00E6080B" w:rsidRPr="00F53296" w:rsidRDefault="00E6080B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24C93456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Dílčí kroky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55E98E7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Termín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C0C945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Odpovědnost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09A4F27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Stav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17F716CD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b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Rozpočet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  <w:vAlign w:val="center"/>
          </w:tcPr>
          <w:p w14:paraId="7D32803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Poznámka</w:t>
            </w:r>
          </w:p>
        </w:tc>
      </w:tr>
      <w:tr w:rsidR="00E6080B" w:rsidRPr="00F53296" w14:paraId="45D7B6BF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59FFD46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C4117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Zjištění zájmu odborů o tištěnou verzi Průvodce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DDD991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11/2025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2F06E64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C7963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DABC6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7ADF5D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dopis vedoucím odborů přes tajemníka, sběr počtu požadovaných výtisků</w:t>
            </w:r>
          </w:p>
        </w:tc>
      </w:tr>
      <w:tr w:rsidR="00E6080B" w:rsidRPr="00F53296" w14:paraId="62DEE70F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7F8A8D8E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658E6E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Výběr tiskárny a objednávka – KMCR – zadání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15BF98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11/2025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D63F573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KMCR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CC09D8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A2632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4C2DE8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500 ks/ jazyk</w:t>
            </w:r>
          </w:p>
        </w:tc>
      </w:tr>
      <w:tr w:rsidR="00E6080B" w:rsidRPr="00F53296" w14:paraId="2F225619" w14:textId="77777777">
        <w:trPr>
          <w:trHeight w:val="850"/>
        </w:trPr>
        <w:tc>
          <w:tcPr>
            <w:tcW w:w="19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1C530F61" w14:textId="77777777" w:rsidR="00E6080B" w:rsidRPr="00F53296" w:rsidRDefault="00E6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981C96A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 xml:space="preserve"> Převzetí tisku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318C4CB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8427F0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KMCR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1117BA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CC7F3AB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DBAA55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 xml:space="preserve"> </w:t>
            </w:r>
          </w:p>
        </w:tc>
      </w:tr>
      <w:tr w:rsidR="00E6080B" w:rsidRPr="00F53296" w14:paraId="252B2B18" w14:textId="77777777">
        <w:trPr>
          <w:trHeight w:val="1417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left w:w="108" w:type="dxa"/>
              <w:right w:w="108" w:type="dxa"/>
            </w:tcMar>
          </w:tcPr>
          <w:p w14:paraId="534DC10B" w14:textId="77777777" w:rsidR="00E6080B" w:rsidRPr="00F53296" w:rsidRDefault="00C85367">
            <w:pPr>
              <w:spacing w:before="240" w:after="120"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b/>
                <w:sz w:val="20"/>
                <w:szCs w:val="20"/>
              </w:rPr>
              <w:t>Aktivita 5:</w:t>
            </w:r>
          </w:p>
          <w:p w14:paraId="68F3932B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Distribuce Průvodce</w:t>
            </w:r>
          </w:p>
          <w:p w14:paraId="6361C018" w14:textId="77777777" w:rsidR="00E6080B" w:rsidRPr="00F53296" w:rsidRDefault="00E6080B">
            <w:pPr>
              <w:widowControl w:val="0"/>
              <w:spacing w:line="240" w:lineRule="auto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135301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Rozeslání na MMB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64119F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12/2025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204ECD0" w14:textId="77777777" w:rsidR="00E6080B" w:rsidRPr="00F53296" w:rsidRDefault="00C85367">
            <w:pPr>
              <w:spacing w:line="240" w:lineRule="auto"/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OSP + KMCR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FD9830" w14:textId="77777777" w:rsidR="00E6080B" w:rsidRPr="00F53296" w:rsidRDefault="00C8536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Čeká na zahájení realizace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C46538" w14:textId="77777777" w:rsidR="00E6080B" w:rsidRPr="00F53296" w:rsidRDefault="00C85367">
            <w:pPr>
              <w:spacing w:line="240" w:lineRule="auto"/>
              <w:ind w:right="113"/>
              <w:jc w:val="right"/>
              <w:rPr>
                <w:rFonts w:ascii="Arial Nova" w:hAnsi="Arial Nova"/>
                <w:sz w:val="20"/>
                <w:szCs w:val="20"/>
              </w:rPr>
            </w:pPr>
            <w:r w:rsidRPr="00F53296">
              <w:rPr>
                <w:rFonts w:ascii="Arial Nova" w:hAnsi="Arial Nova"/>
                <w:sz w:val="20"/>
                <w:szCs w:val="20"/>
              </w:rPr>
              <w:t>0,-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16BF1E2" w14:textId="77777777" w:rsidR="00E6080B" w:rsidRPr="00F53296" w:rsidRDefault="00C85367">
            <w:pPr>
              <w:spacing w:line="240" w:lineRule="auto"/>
              <w:rPr>
                <w:rFonts w:ascii="Arial Nova" w:hAnsi="Arial Nova"/>
                <w:i/>
                <w:sz w:val="20"/>
                <w:szCs w:val="20"/>
              </w:rPr>
            </w:pPr>
            <w:r w:rsidRPr="00F53296">
              <w:rPr>
                <w:rFonts w:ascii="Arial Nova" w:hAnsi="Arial Nova"/>
                <w:i/>
                <w:sz w:val="20"/>
                <w:szCs w:val="20"/>
              </w:rPr>
              <w:t>Distribuce bude doplněna stručným popisem využití materiálu pro zaměstnance (příloha, interní e-mail, letáček apod.). Cílem není jen distribuce, ale aktivní využití.</w:t>
            </w:r>
          </w:p>
        </w:tc>
      </w:tr>
    </w:tbl>
    <w:p w14:paraId="0420EFD8" w14:textId="77777777" w:rsidR="00E6080B" w:rsidRPr="00F53296" w:rsidRDefault="00E6080B">
      <w:pPr>
        <w:rPr>
          <w:rFonts w:ascii="Arial Nova" w:hAnsi="Arial Nova"/>
        </w:rPr>
      </w:pPr>
    </w:p>
    <w:sectPr w:rsidR="00E6080B" w:rsidRPr="00F53296">
      <w:pgSz w:w="16834" w:h="11909" w:orient="landscape"/>
      <w:pgMar w:top="586" w:right="1440" w:bottom="827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05F9" w14:textId="77777777" w:rsidR="006209C6" w:rsidRDefault="006209C6">
      <w:pPr>
        <w:spacing w:line="240" w:lineRule="auto"/>
      </w:pPr>
      <w:r>
        <w:separator/>
      </w:r>
    </w:p>
  </w:endnote>
  <w:endnote w:type="continuationSeparator" w:id="0">
    <w:p w14:paraId="4EC1F451" w14:textId="77777777" w:rsidR="006209C6" w:rsidRDefault="006209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5CD0E41B-1873-4DF5-A55F-77DF00155F09}"/>
    <w:embedBold r:id="rId2" w:fontKey="{A5264126-C7CD-4D25-8690-6E5F97524D8E}"/>
    <w:embedItalic r:id="rId3" w:fontKey="{5EFEEF6F-9267-4A19-90C9-ABA564AB0C2B}"/>
    <w:embedBoldItalic r:id="rId4" w:fontKey="{9AA46924-CACB-4B3B-AFEC-13E43070FB10}"/>
  </w:font>
  <w:font w:name="Play">
    <w:charset w:val="00"/>
    <w:family w:val="auto"/>
    <w:pitch w:val="default"/>
    <w:embedRegular r:id="rId5" w:fontKey="{18BA742B-DB4D-4D5C-BA89-277E6DFDCAFC}"/>
    <w:embedBold r:id="rId6" w:fontKey="{DBB380B3-D164-4B9F-A7B2-CAFEDC51D0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3841ACB4-236B-404B-A85D-34DE6F5733D1}"/>
    <w:embedBold r:id="rId8" w:fontKey="{C4D93566-9BCF-4C41-9009-ADF0EC16406E}"/>
    <w:embedItalic r:id="rId9" w:fontKey="{E66F5DA3-900C-42AA-8205-1A621F8B68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40D47BDD-F4BC-4732-9576-27D412239F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D99848B-D993-4DF9-AF7A-843A070EED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1F92" w14:textId="77777777" w:rsidR="006209C6" w:rsidRDefault="006209C6">
      <w:pPr>
        <w:spacing w:line="240" w:lineRule="auto"/>
      </w:pPr>
      <w:r>
        <w:separator/>
      </w:r>
    </w:p>
  </w:footnote>
  <w:footnote w:type="continuationSeparator" w:id="0">
    <w:p w14:paraId="036B6A23" w14:textId="77777777" w:rsidR="006209C6" w:rsidRDefault="006209C6">
      <w:pPr>
        <w:spacing w:line="240" w:lineRule="auto"/>
      </w:pPr>
      <w:r>
        <w:continuationSeparator/>
      </w:r>
    </w:p>
  </w:footnote>
  <w:footnote w:id="1">
    <w:p w14:paraId="389BE884" w14:textId="77777777" w:rsidR="00E6080B" w:rsidRDefault="00C85367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ptos" w:eastAsia="Aptos" w:hAnsi="Aptos" w:cs="Aptos"/>
          <w:i/>
          <w:sz w:val="24"/>
          <w:szCs w:val="24"/>
        </w:rPr>
        <w:t>J</w:t>
      </w:r>
      <w:r>
        <w:rPr>
          <w:rFonts w:ascii="Aptos" w:eastAsia="Aptos" w:hAnsi="Aptos" w:cs="Aptos"/>
          <w:i/>
          <w:sz w:val="20"/>
          <w:szCs w:val="20"/>
        </w:rPr>
        <w:t>edná se o kvalifikovaný odhad na základě ceny za jazykové kurzy v, současné době organizované Odborovou organizací MMB (uvedené v Kolektivní smlouvě), vůči počtu zapojených zaměstnanců a při zohlednění zvýšené náročnosti kurzů odborných dovedností. Je počítáno se zapojením přibližně 130 zaměstnanců (na základě průzkumu PO).</w:t>
      </w:r>
    </w:p>
  </w:footnote>
  <w:footnote w:id="2">
    <w:p w14:paraId="5033E452" w14:textId="77777777" w:rsidR="00E6080B" w:rsidRDefault="00C85367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Při účasti 50 až 100 účastníků.</w:t>
      </w:r>
    </w:p>
    <w:p w14:paraId="71CB0BDB" w14:textId="77777777" w:rsidR="00E6080B" w:rsidRDefault="00E6080B">
      <w:pPr>
        <w:spacing w:line="240" w:lineRule="auto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6516" w14:textId="77777777" w:rsidR="00E6080B" w:rsidRDefault="00E608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4DEF"/>
    <w:multiLevelType w:val="multilevel"/>
    <w:tmpl w:val="0DC0CA0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D0C64"/>
    <w:multiLevelType w:val="multilevel"/>
    <w:tmpl w:val="34D08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D2EC2"/>
    <w:multiLevelType w:val="multilevel"/>
    <w:tmpl w:val="ECCC0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C072E"/>
    <w:multiLevelType w:val="multilevel"/>
    <w:tmpl w:val="5608C82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D7116"/>
    <w:multiLevelType w:val="multilevel"/>
    <w:tmpl w:val="745C8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2B6C7B"/>
    <w:multiLevelType w:val="multilevel"/>
    <w:tmpl w:val="EF1A6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010191"/>
    <w:multiLevelType w:val="multilevel"/>
    <w:tmpl w:val="A8B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F63751"/>
    <w:multiLevelType w:val="multilevel"/>
    <w:tmpl w:val="A1B2D8A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C0591E"/>
    <w:multiLevelType w:val="multilevel"/>
    <w:tmpl w:val="55F405B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F84194"/>
    <w:multiLevelType w:val="multilevel"/>
    <w:tmpl w:val="137CCDC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8E4B3D"/>
    <w:multiLevelType w:val="multilevel"/>
    <w:tmpl w:val="34F6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8F009F"/>
    <w:multiLevelType w:val="multilevel"/>
    <w:tmpl w:val="ED906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5D2E7A"/>
    <w:multiLevelType w:val="multilevel"/>
    <w:tmpl w:val="5CF47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4E46A0"/>
    <w:multiLevelType w:val="multilevel"/>
    <w:tmpl w:val="66D80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0F316A"/>
    <w:multiLevelType w:val="multilevel"/>
    <w:tmpl w:val="E5A2106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0E5808"/>
    <w:multiLevelType w:val="multilevel"/>
    <w:tmpl w:val="C86C4C3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lvlText w:val="%1.%2"/>
      <w:lvlJc w:val="left"/>
      <w:pPr>
        <w:ind w:left="900" w:hanging="54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6" w15:restartNumberingAfterBreak="0">
    <w:nsid w:val="4FBD5E07"/>
    <w:multiLevelType w:val="multilevel"/>
    <w:tmpl w:val="0C521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6B63A9"/>
    <w:multiLevelType w:val="multilevel"/>
    <w:tmpl w:val="23B2E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6831A9"/>
    <w:multiLevelType w:val="multilevel"/>
    <w:tmpl w:val="E0106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297482"/>
    <w:multiLevelType w:val="multilevel"/>
    <w:tmpl w:val="FB0EE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910E6A"/>
    <w:multiLevelType w:val="multilevel"/>
    <w:tmpl w:val="5CBAC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BB6A43"/>
    <w:multiLevelType w:val="multilevel"/>
    <w:tmpl w:val="B26EA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743B50"/>
    <w:multiLevelType w:val="multilevel"/>
    <w:tmpl w:val="79A88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635180"/>
    <w:multiLevelType w:val="multilevel"/>
    <w:tmpl w:val="CB5627D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1B0EF3"/>
    <w:multiLevelType w:val="multilevel"/>
    <w:tmpl w:val="556C8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1B6C72"/>
    <w:multiLevelType w:val="multilevel"/>
    <w:tmpl w:val="5AB6639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31103397">
    <w:abstractNumId w:val="9"/>
  </w:num>
  <w:num w:numId="2" w16cid:durableId="1646667586">
    <w:abstractNumId w:val="14"/>
  </w:num>
  <w:num w:numId="3" w16cid:durableId="193230087">
    <w:abstractNumId w:val="8"/>
  </w:num>
  <w:num w:numId="4" w16cid:durableId="151679486">
    <w:abstractNumId w:val="16"/>
  </w:num>
  <w:num w:numId="5" w16cid:durableId="949899654">
    <w:abstractNumId w:val="18"/>
  </w:num>
  <w:num w:numId="6" w16cid:durableId="499082361">
    <w:abstractNumId w:val="22"/>
  </w:num>
  <w:num w:numId="7" w16cid:durableId="562256276">
    <w:abstractNumId w:val="5"/>
  </w:num>
  <w:num w:numId="8" w16cid:durableId="487401698">
    <w:abstractNumId w:val="6"/>
  </w:num>
  <w:num w:numId="9" w16cid:durableId="1665814329">
    <w:abstractNumId w:val="19"/>
  </w:num>
  <w:num w:numId="10" w16cid:durableId="679115958">
    <w:abstractNumId w:val="10"/>
  </w:num>
  <w:num w:numId="11" w16cid:durableId="1422408789">
    <w:abstractNumId w:val="24"/>
  </w:num>
  <w:num w:numId="12" w16cid:durableId="128133873">
    <w:abstractNumId w:val="1"/>
  </w:num>
  <w:num w:numId="13" w16cid:durableId="904143998">
    <w:abstractNumId w:val="15"/>
  </w:num>
  <w:num w:numId="14" w16cid:durableId="1334261169">
    <w:abstractNumId w:val="21"/>
  </w:num>
  <w:num w:numId="15" w16cid:durableId="521434065">
    <w:abstractNumId w:val="3"/>
  </w:num>
  <w:num w:numId="16" w16cid:durableId="1618099860">
    <w:abstractNumId w:val="4"/>
  </w:num>
  <w:num w:numId="17" w16cid:durableId="1712418563">
    <w:abstractNumId w:val="13"/>
  </w:num>
  <w:num w:numId="18" w16cid:durableId="770393144">
    <w:abstractNumId w:val="2"/>
  </w:num>
  <w:num w:numId="19" w16cid:durableId="1921939427">
    <w:abstractNumId w:val="17"/>
  </w:num>
  <w:num w:numId="20" w16cid:durableId="1661348570">
    <w:abstractNumId w:val="11"/>
  </w:num>
  <w:num w:numId="21" w16cid:durableId="887765579">
    <w:abstractNumId w:val="12"/>
  </w:num>
  <w:num w:numId="22" w16cid:durableId="499076840">
    <w:abstractNumId w:val="20"/>
  </w:num>
  <w:num w:numId="23" w16cid:durableId="1804033017">
    <w:abstractNumId w:val="7"/>
  </w:num>
  <w:num w:numId="24" w16cid:durableId="258872475">
    <w:abstractNumId w:val="0"/>
  </w:num>
  <w:num w:numId="25" w16cid:durableId="1369180652">
    <w:abstractNumId w:val="23"/>
  </w:num>
  <w:num w:numId="26" w16cid:durableId="117842220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0B"/>
    <w:rsid w:val="000D206F"/>
    <w:rsid w:val="002C6410"/>
    <w:rsid w:val="004E447B"/>
    <w:rsid w:val="006209C6"/>
    <w:rsid w:val="006D057E"/>
    <w:rsid w:val="0078409C"/>
    <w:rsid w:val="0093211E"/>
    <w:rsid w:val="009A7988"/>
    <w:rsid w:val="00A020E5"/>
    <w:rsid w:val="00B5211A"/>
    <w:rsid w:val="00BC4BE6"/>
    <w:rsid w:val="00C252CB"/>
    <w:rsid w:val="00C85367"/>
    <w:rsid w:val="00D13677"/>
    <w:rsid w:val="00D31F2D"/>
    <w:rsid w:val="00DC6FC7"/>
    <w:rsid w:val="00E6080B"/>
    <w:rsid w:val="00F53296"/>
    <w:rsid w:val="00F7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707E"/>
  <w15:docId w15:val="{D4E28C4B-F2A8-40A0-B091-227E05D5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53296"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dstavecseseznamem">
    <w:name w:val="List Paragraph"/>
    <w:basedOn w:val="Normln"/>
    <w:uiPriority w:val="34"/>
    <w:qFormat/>
    <w:rsid w:val="0011506A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rno.cz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brno.cz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HGUXWmiO3UgU5cxI+lnQ8LQqw==">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37</Pages>
  <Words>6004</Words>
  <Characters>35429</Characters>
  <Application>Microsoft Office Word</Application>
  <DocSecurity>0</DocSecurity>
  <Lines>295</Lines>
  <Paragraphs>82</Paragraphs>
  <ScaleCrop>false</ScaleCrop>
  <Company/>
  <LinksUpToDate>false</LinksUpToDate>
  <CharactersWithSpaces>41351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Michaela Sulerova</cp:lastModifiedBy>
  <cp:revision>9</cp:revision>
  <dcterms:created xsi:type="dcterms:W3CDTF">2025-06-02T09:50:00Z</dcterms:created>
  <dcterms:modified xsi:type="dcterms:W3CDTF">2026-04-01T10:20:00Z</dcterms:modified>
</cp:coreProperties>
</file>